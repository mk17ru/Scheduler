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1DEB8D9" w14:textId="77777777" w:rsidR="00AB26AB" w:rsidRPr="005026B3" w:rsidRDefault="00AB26AB">
      <w:pPr>
        <w:rPr>
          <w:rFonts w:ascii="Times New Roman" w:hAnsi="Times New Roman" w:cs="Times New Roman"/>
          <w:b/>
          <w:sz w:val="28"/>
        </w:rPr>
      </w:pPr>
      <w:r w:rsidRPr="005026B3">
        <w:rPr>
          <w:rFonts w:ascii="Times New Roman" w:hAnsi="Times New Roman" w:cs="Times New Roman"/>
          <w:b/>
          <w:sz w:val="28"/>
        </w:rPr>
        <w:t>Модуль планирования ресурсов учебного центра</w:t>
      </w:r>
    </w:p>
    <w:p w14:paraId="58660CDC" w14:textId="77777777" w:rsidR="00F528C2" w:rsidRDefault="00F528C2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Ключевые задачи, решаемые модулем планирования:</w:t>
      </w:r>
    </w:p>
    <w:p w14:paraId="5E083E52" w14:textId="77777777" w:rsidR="00F528C2" w:rsidRDefault="003C11AA" w:rsidP="00A452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</w:t>
      </w:r>
      <w:r w:rsidRPr="00A4523E">
        <w:rPr>
          <w:rFonts w:ascii="Times New Roman" w:hAnsi="Times New Roman" w:cs="Times New Roman"/>
        </w:rPr>
        <w:t>аспред</w:t>
      </w:r>
      <w:r>
        <w:rPr>
          <w:rFonts w:ascii="Times New Roman" w:hAnsi="Times New Roman" w:cs="Times New Roman"/>
        </w:rPr>
        <w:t>еление аудиторий учебного центра на основании годового плана-графика обучения</w:t>
      </w:r>
    </w:p>
    <w:p w14:paraId="7D4BBDEE" w14:textId="77777777" w:rsidR="003C11AA" w:rsidRDefault="003C11AA" w:rsidP="00A452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распределение преподавателей учебного центра на основании плана-графика обучения</w:t>
      </w:r>
    </w:p>
    <w:p w14:paraId="5DC2541C" w14:textId="77777777" w:rsidR="003C11AA" w:rsidRDefault="003C11AA" w:rsidP="00A452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определение доступного для продажи объема обучения в аудиториях учебного центра</w:t>
      </w:r>
    </w:p>
    <w:p w14:paraId="0321B1BC" w14:textId="77777777" w:rsidR="003C11AA" w:rsidRPr="00A4523E" w:rsidRDefault="003C11AA" w:rsidP="00A452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определение доступного для продажи объема выездного обучения</w:t>
      </w:r>
    </w:p>
    <w:p w14:paraId="3EAC1A91" w14:textId="77777777" w:rsidR="003C11AA" w:rsidRDefault="004C31F5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Функциональные блоки, которые должны быть реализованы:</w:t>
      </w:r>
    </w:p>
    <w:p w14:paraId="6B83F907" w14:textId="77777777" w:rsidR="004C31F5" w:rsidRDefault="004C31F5" w:rsidP="00A452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формирование справочников, необходимых для работы модуля:</w:t>
      </w:r>
    </w:p>
    <w:p w14:paraId="40F575E8" w14:textId="77777777" w:rsidR="004C31F5" w:rsidRDefault="004C31F5" w:rsidP="00A4523E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учебные программы,</w:t>
      </w:r>
    </w:p>
    <w:p w14:paraId="23B92292" w14:textId="77777777" w:rsidR="004C31F5" w:rsidRDefault="00AD790B" w:rsidP="00A4523E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аудитории,</w:t>
      </w:r>
    </w:p>
    <w:p w14:paraId="106FF3FD" w14:textId="45D9CDE3" w:rsidR="00AD790B" w:rsidRDefault="00AD790B" w:rsidP="00A4523E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преподаватели,</w:t>
      </w:r>
      <w:r w:rsidR="009A4C8D">
        <w:rPr>
          <w:rFonts w:ascii="Times New Roman" w:hAnsi="Times New Roman" w:cs="Times New Roman"/>
        </w:rPr>
        <w:t xml:space="preserve"> их график сменности и график отпусков,</w:t>
      </w:r>
    </w:p>
    <w:p w14:paraId="31EFE62F" w14:textId="77777777" w:rsidR="00AD790B" w:rsidRDefault="00AD790B" w:rsidP="00A4523E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учебная сетка (время начала и окончания пар).</w:t>
      </w:r>
    </w:p>
    <w:p w14:paraId="5B5E7888" w14:textId="77777777" w:rsidR="00AD790B" w:rsidRDefault="004A3458" w:rsidP="00A452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управление </w:t>
      </w:r>
      <w:r w:rsidR="00AD790B">
        <w:rPr>
          <w:rFonts w:ascii="Times New Roman" w:hAnsi="Times New Roman" w:cs="Times New Roman"/>
        </w:rPr>
        <w:t>расписани</w:t>
      </w:r>
      <w:r>
        <w:rPr>
          <w:rFonts w:ascii="Times New Roman" w:hAnsi="Times New Roman" w:cs="Times New Roman"/>
        </w:rPr>
        <w:t>ем</w:t>
      </w:r>
      <w:r w:rsidR="00AD790B">
        <w:rPr>
          <w:rFonts w:ascii="Times New Roman" w:hAnsi="Times New Roman" w:cs="Times New Roman"/>
        </w:rPr>
        <w:t xml:space="preserve"> занятий учебного центра</w:t>
      </w:r>
      <w:r>
        <w:rPr>
          <w:rFonts w:ascii="Times New Roman" w:hAnsi="Times New Roman" w:cs="Times New Roman"/>
        </w:rPr>
        <w:t xml:space="preserve"> (планирование и последующая корректировка</w:t>
      </w:r>
      <w:r w:rsidR="00D26BC7">
        <w:rPr>
          <w:rFonts w:ascii="Times New Roman" w:hAnsi="Times New Roman" w:cs="Times New Roman"/>
        </w:rPr>
        <w:t xml:space="preserve"> с указанием причины внесения изменений</w:t>
      </w:r>
      <w:r>
        <w:rPr>
          <w:rFonts w:ascii="Times New Roman" w:hAnsi="Times New Roman" w:cs="Times New Roman"/>
        </w:rPr>
        <w:t>)</w:t>
      </w:r>
      <w:r w:rsidR="00AD790B">
        <w:rPr>
          <w:rFonts w:ascii="Times New Roman" w:hAnsi="Times New Roman" w:cs="Times New Roman"/>
        </w:rPr>
        <w:t xml:space="preserve"> на основании годового плана-графика</w:t>
      </w:r>
      <w:r w:rsidR="00C92368">
        <w:rPr>
          <w:rFonts w:ascii="Times New Roman" w:hAnsi="Times New Roman" w:cs="Times New Roman"/>
        </w:rPr>
        <w:t>; определение доступных для продажи объемов услуг обучения,</w:t>
      </w:r>
    </w:p>
    <w:p w14:paraId="5242E2FB" w14:textId="77777777" w:rsidR="004A3458" w:rsidRDefault="004A3458" w:rsidP="00A452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интеграция с сервером </w:t>
      </w:r>
      <w:r>
        <w:rPr>
          <w:rFonts w:ascii="Times New Roman" w:hAnsi="Times New Roman" w:cs="Times New Roman"/>
          <w:lang w:val="en-US"/>
        </w:rPr>
        <w:t>Microsoft</w:t>
      </w:r>
      <w:r w:rsidRPr="00A4523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Exchange</w:t>
      </w:r>
      <w:r>
        <w:rPr>
          <w:rFonts w:ascii="Times New Roman" w:hAnsi="Times New Roman" w:cs="Times New Roman"/>
        </w:rPr>
        <w:t xml:space="preserve">, позволяющая создавать события для каждого занятия, бронировать соответствующие помещения, приглашать </w:t>
      </w:r>
      <w:r w:rsidR="00D26BC7">
        <w:rPr>
          <w:rFonts w:ascii="Times New Roman" w:hAnsi="Times New Roman" w:cs="Times New Roman"/>
        </w:rPr>
        <w:t>преподавателей и отправлять приглашения преподавателям в корпоративную почту,</w:t>
      </w:r>
    </w:p>
    <w:p w14:paraId="6B0A8E66" w14:textId="77777777" w:rsidR="00C92368" w:rsidRDefault="00C92368" w:rsidP="00A452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отметка факта проведения занятий,</w:t>
      </w:r>
    </w:p>
    <w:p w14:paraId="0F05C962" w14:textId="77777777" w:rsidR="00C92368" w:rsidRDefault="00C92368" w:rsidP="00A452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lang w:val="en-US"/>
        </w:rPr>
        <w:t>WebAPI</w:t>
      </w:r>
      <w:proofErr w:type="spellEnd"/>
      <w:r w:rsidRPr="00A4523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(программный интерфейс), предоставляющий данные в систему </w:t>
      </w:r>
      <w:r>
        <w:rPr>
          <w:rFonts w:ascii="Times New Roman" w:hAnsi="Times New Roman" w:cs="Times New Roman"/>
          <w:lang w:val="en-US"/>
        </w:rPr>
        <w:t>BI</w:t>
      </w:r>
      <w:r>
        <w:rPr>
          <w:rFonts w:ascii="Times New Roman" w:hAnsi="Times New Roman" w:cs="Times New Roman"/>
        </w:rPr>
        <w:t xml:space="preserve"> для дальнейшего построения отчетов. </w:t>
      </w:r>
      <w:proofErr w:type="spellStart"/>
      <w:r>
        <w:rPr>
          <w:rFonts w:ascii="Times New Roman" w:hAnsi="Times New Roman" w:cs="Times New Roman"/>
          <w:lang w:val="en-US"/>
        </w:rPr>
        <w:t>WebAPI</w:t>
      </w:r>
      <w:proofErr w:type="spellEnd"/>
      <w:r>
        <w:rPr>
          <w:rFonts w:ascii="Times New Roman" w:hAnsi="Times New Roman" w:cs="Times New Roman"/>
        </w:rPr>
        <w:t xml:space="preserve"> должен поддерживать базовую авторизацию, формат передачи данных </w:t>
      </w:r>
      <w:r>
        <w:rPr>
          <w:rFonts w:ascii="Times New Roman" w:hAnsi="Times New Roman" w:cs="Times New Roman"/>
          <w:lang w:val="en-US"/>
        </w:rPr>
        <w:t>JSON</w:t>
      </w:r>
      <w:r>
        <w:rPr>
          <w:rFonts w:ascii="Times New Roman" w:hAnsi="Times New Roman" w:cs="Times New Roman"/>
        </w:rPr>
        <w:t xml:space="preserve">. Состав передаваемых данных должен обеспечивать </w:t>
      </w:r>
      <w:r w:rsidR="004A3458">
        <w:rPr>
          <w:rFonts w:ascii="Times New Roman" w:hAnsi="Times New Roman" w:cs="Times New Roman"/>
        </w:rPr>
        <w:t xml:space="preserve">реализацию требований к отчетам в системе </w:t>
      </w:r>
      <w:r w:rsidR="004A3458">
        <w:rPr>
          <w:rFonts w:ascii="Times New Roman" w:hAnsi="Times New Roman" w:cs="Times New Roman"/>
          <w:lang w:val="en-US"/>
        </w:rPr>
        <w:t>BI</w:t>
      </w:r>
      <w:r w:rsidR="004A3458">
        <w:rPr>
          <w:rFonts w:ascii="Times New Roman" w:hAnsi="Times New Roman" w:cs="Times New Roman"/>
        </w:rPr>
        <w:t xml:space="preserve"> (см. пункт</w:t>
      </w:r>
      <w:r w:rsidR="00D26BC7">
        <w:rPr>
          <w:rFonts w:ascii="Times New Roman" w:hAnsi="Times New Roman" w:cs="Times New Roman"/>
        </w:rPr>
        <w:t xml:space="preserve"> </w:t>
      </w:r>
      <w:r w:rsidR="00D26BC7" w:rsidRPr="00A4523E">
        <w:rPr>
          <w:rFonts w:ascii="Times New Roman" w:hAnsi="Times New Roman" w:cs="Times New Roman"/>
        </w:rPr>
        <w:fldChar w:fldCharType="begin"/>
      </w:r>
      <w:r w:rsidR="00D26BC7" w:rsidRPr="00D26BC7">
        <w:rPr>
          <w:rFonts w:ascii="Times New Roman" w:hAnsi="Times New Roman" w:cs="Times New Roman"/>
        </w:rPr>
        <w:instrText xml:space="preserve"> REF BI \h </w:instrText>
      </w:r>
      <w:r w:rsidR="00D26BC7" w:rsidRPr="00A4523E">
        <w:rPr>
          <w:rFonts w:ascii="Times New Roman" w:hAnsi="Times New Roman" w:cs="Times New Roman"/>
        </w:rPr>
        <w:instrText xml:space="preserve"> \* MERGEFORMAT </w:instrText>
      </w:r>
      <w:r w:rsidR="00D26BC7" w:rsidRPr="00A4523E">
        <w:rPr>
          <w:rFonts w:ascii="Times New Roman" w:hAnsi="Times New Roman" w:cs="Times New Roman"/>
        </w:rPr>
      </w:r>
      <w:r w:rsidR="00D26BC7" w:rsidRPr="00A4523E">
        <w:rPr>
          <w:rFonts w:ascii="Times New Roman" w:hAnsi="Times New Roman" w:cs="Times New Roman"/>
        </w:rPr>
        <w:fldChar w:fldCharType="separate"/>
      </w:r>
      <w:r w:rsidR="00D26BC7" w:rsidRPr="00A4523E">
        <w:rPr>
          <w:rFonts w:ascii="Times New Roman" w:hAnsi="Times New Roman" w:cs="Times New Roman"/>
        </w:rPr>
        <w:t xml:space="preserve">Требования к отчетам в системе </w:t>
      </w:r>
      <w:r w:rsidR="00D26BC7" w:rsidRPr="00A4523E">
        <w:rPr>
          <w:rFonts w:ascii="Times New Roman" w:hAnsi="Times New Roman" w:cs="Times New Roman"/>
          <w:lang w:val="en-US"/>
        </w:rPr>
        <w:t>BI</w:t>
      </w:r>
      <w:r w:rsidR="00D26BC7" w:rsidRPr="00A4523E">
        <w:rPr>
          <w:rFonts w:ascii="Times New Roman" w:hAnsi="Times New Roman" w:cs="Times New Roman"/>
        </w:rPr>
        <w:t xml:space="preserve"> по учебному процессу</w:t>
      </w:r>
      <w:r w:rsidR="00D26BC7" w:rsidRPr="00A4523E">
        <w:rPr>
          <w:rFonts w:ascii="Times New Roman" w:hAnsi="Times New Roman" w:cs="Times New Roman"/>
        </w:rPr>
        <w:fldChar w:fldCharType="end"/>
      </w:r>
      <w:r w:rsidR="004A3458">
        <w:rPr>
          <w:rFonts w:ascii="Times New Roman" w:hAnsi="Times New Roman" w:cs="Times New Roman"/>
        </w:rPr>
        <w:t>).</w:t>
      </w:r>
    </w:p>
    <w:p w14:paraId="6C0B5E7C" w14:textId="77777777" w:rsidR="00C92368" w:rsidRDefault="00C92368" w:rsidP="00A452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Требования к </w:t>
      </w:r>
      <w:r>
        <w:rPr>
          <w:rFonts w:ascii="Times New Roman" w:hAnsi="Times New Roman" w:cs="Times New Roman"/>
          <w:lang w:val="en-US"/>
        </w:rPr>
        <w:t>API</w:t>
      </w:r>
      <w:r>
        <w:rPr>
          <w:rFonts w:ascii="Times New Roman" w:hAnsi="Times New Roman" w:cs="Times New Roman"/>
        </w:rPr>
        <w:t xml:space="preserve"> (программному интерфейсу), который должен быть реализован в системе управления персоналом (</w:t>
      </w:r>
      <w:r>
        <w:rPr>
          <w:rFonts w:ascii="Times New Roman" w:hAnsi="Times New Roman" w:cs="Times New Roman"/>
          <w:lang w:val="en-US"/>
        </w:rPr>
        <w:t>HRM</w:t>
      </w:r>
      <w:r>
        <w:rPr>
          <w:rFonts w:ascii="Times New Roman" w:hAnsi="Times New Roman" w:cs="Times New Roman"/>
        </w:rPr>
        <w:t xml:space="preserve">) для получения производственного календаря. В этом пункте необходимо сформировать только спецификацию: объектную модель </w:t>
      </w:r>
      <w:r>
        <w:rPr>
          <w:rFonts w:ascii="Times New Roman" w:hAnsi="Times New Roman" w:cs="Times New Roman"/>
          <w:lang w:val="en-US"/>
        </w:rPr>
        <w:t>API</w:t>
      </w:r>
      <w:r>
        <w:rPr>
          <w:rFonts w:ascii="Times New Roman" w:hAnsi="Times New Roman" w:cs="Times New Roman"/>
        </w:rPr>
        <w:t>, перечень необходимых методов с описанием водных и выходных значений</w:t>
      </w:r>
      <w:r w:rsidR="00D26BC7">
        <w:rPr>
          <w:rFonts w:ascii="Times New Roman" w:hAnsi="Times New Roman" w:cs="Times New Roman"/>
        </w:rPr>
        <w:t>.</w:t>
      </w:r>
    </w:p>
    <w:p w14:paraId="0B34A97F" w14:textId="77777777" w:rsidR="00D26BC7" w:rsidRDefault="00D26BC7">
      <w:pPr>
        <w:rPr>
          <w:rFonts w:ascii="Times New Roman" w:hAnsi="Times New Roman" w:cs="Times New Roman"/>
          <w:b/>
        </w:rPr>
      </w:pPr>
      <w:bookmarkStart w:id="0" w:name="BI"/>
      <w:r>
        <w:rPr>
          <w:rFonts w:ascii="Times New Roman" w:hAnsi="Times New Roman" w:cs="Times New Roman"/>
          <w:b/>
        </w:rPr>
        <w:t xml:space="preserve">Требования к отчетам в системе </w:t>
      </w:r>
      <w:r>
        <w:rPr>
          <w:rFonts w:ascii="Times New Roman" w:hAnsi="Times New Roman" w:cs="Times New Roman"/>
          <w:b/>
          <w:lang w:val="en-US"/>
        </w:rPr>
        <w:t>BI</w:t>
      </w:r>
      <w:r>
        <w:rPr>
          <w:rFonts w:ascii="Times New Roman" w:hAnsi="Times New Roman" w:cs="Times New Roman"/>
          <w:b/>
        </w:rPr>
        <w:t xml:space="preserve"> по учебному процессу</w:t>
      </w:r>
      <w:bookmarkEnd w:id="0"/>
    </w:p>
    <w:p w14:paraId="7E5716B8" w14:textId="77777777" w:rsidR="00D26BC7" w:rsidRDefault="00D26BC7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Отчет</w:t>
      </w:r>
      <w:r w:rsidR="00484FD8">
        <w:rPr>
          <w:rFonts w:ascii="Times New Roman" w:hAnsi="Times New Roman" w:cs="Times New Roman"/>
          <w:szCs w:val="24"/>
        </w:rPr>
        <w:t>ы</w:t>
      </w:r>
      <w:r>
        <w:rPr>
          <w:rFonts w:ascii="Times New Roman" w:hAnsi="Times New Roman" w:cs="Times New Roman"/>
          <w:szCs w:val="24"/>
        </w:rPr>
        <w:t xml:space="preserve"> по учебному процессу должен предоставлять следующую информацию:</w:t>
      </w:r>
    </w:p>
    <w:p w14:paraId="6E0F89C7" w14:textId="77777777" w:rsidR="00D26BC7" w:rsidRDefault="00484FD8" w:rsidP="00A452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процент занятий, проведенных в соответствии с первоначальным планом за выбранный период времени,</w:t>
      </w:r>
    </w:p>
    <w:p w14:paraId="652577B9" w14:textId="77777777" w:rsidR="00484FD8" w:rsidRDefault="00484FD8" w:rsidP="00A452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общее количество групп, прошедших обучение за выбранный период времени,</w:t>
      </w:r>
    </w:p>
    <w:p w14:paraId="696EEBB7" w14:textId="77777777" w:rsidR="00484FD8" w:rsidRDefault="00484FD8" w:rsidP="00A452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процент задействования аудиторий в занятиях за период времени,</w:t>
      </w:r>
    </w:p>
    <w:p w14:paraId="5F55C0D1" w14:textId="77777777" w:rsidR="00484FD8" w:rsidRDefault="00484FD8" w:rsidP="00A452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суммарное время проведенных преподавателями занятий за период времени,</w:t>
      </w:r>
    </w:p>
    <w:p w14:paraId="77D2FCFF" w14:textId="77777777" w:rsidR="00484FD8" w:rsidRDefault="00484FD8" w:rsidP="00A452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процент неиспользования аудиторий,</w:t>
      </w:r>
    </w:p>
    <w:p w14:paraId="7440B221" w14:textId="77777777" w:rsidR="00484FD8" w:rsidRPr="00A4523E" w:rsidRDefault="00484FD8" w:rsidP="00A452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процент неиспользованного рабочего времени преподавателей.</w:t>
      </w:r>
    </w:p>
    <w:p w14:paraId="70FE809D" w14:textId="77777777" w:rsidR="00AB26AB" w:rsidRPr="005026B3" w:rsidRDefault="00AB26AB">
      <w:pPr>
        <w:rPr>
          <w:rFonts w:ascii="Times New Roman" w:hAnsi="Times New Roman" w:cs="Times New Roman"/>
          <w:b/>
        </w:rPr>
      </w:pPr>
      <w:r w:rsidRPr="005026B3">
        <w:rPr>
          <w:rFonts w:ascii="Times New Roman" w:hAnsi="Times New Roman" w:cs="Times New Roman"/>
          <w:b/>
        </w:rPr>
        <w:t>Задачи, которые должен решать модуль планирования:</w:t>
      </w:r>
    </w:p>
    <w:p w14:paraId="6E990523" w14:textId="77777777" w:rsidR="00AB26AB" w:rsidRPr="005026B3" w:rsidRDefault="00ED2463" w:rsidP="00AB26A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на основании годового план-</w:t>
      </w:r>
      <w:r w:rsidR="00AB26AB" w:rsidRPr="005026B3">
        <w:rPr>
          <w:rFonts w:ascii="Times New Roman" w:hAnsi="Times New Roman" w:cs="Times New Roman"/>
        </w:rPr>
        <w:t xml:space="preserve">графика (импортируется из </w:t>
      </w:r>
      <w:r w:rsidR="00AB26AB" w:rsidRPr="005026B3">
        <w:rPr>
          <w:rFonts w:ascii="Times New Roman" w:hAnsi="Times New Roman" w:cs="Times New Roman"/>
          <w:lang w:val="en-US"/>
        </w:rPr>
        <w:t>Excel</w:t>
      </w:r>
      <w:r w:rsidR="00AB26AB" w:rsidRPr="005026B3">
        <w:rPr>
          <w:rFonts w:ascii="Times New Roman" w:hAnsi="Times New Roman" w:cs="Times New Roman"/>
        </w:rPr>
        <w:t xml:space="preserve"> в модуль) расставить учебные группы по аудиториям на год, исходя из параметров аудиторий;</w:t>
      </w:r>
    </w:p>
    <w:p w14:paraId="7F670486" w14:textId="77777777" w:rsidR="00AB26AB" w:rsidRPr="005026B3" w:rsidRDefault="00AB26AB" w:rsidP="00AB26A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026B3">
        <w:rPr>
          <w:rFonts w:ascii="Times New Roman" w:hAnsi="Times New Roman" w:cs="Times New Roman"/>
        </w:rPr>
        <w:t xml:space="preserve">на основании годового план-графика (импортируется из </w:t>
      </w:r>
      <w:r w:rsidRPr="005026B3">
        <w:rPr>
          <w:rFonts w:ascii="Times New Roman" w:hAnsi="Times New Roman" w:cs="Times New Roman"/>
          <w:lang w:val="en-US"/>
        </w:rPr>
        <w:t>Excel</w:t>
      </w:r>
      <w:r w:rsidRPr="005026B3">
        <w:rPr>
          <w:rFonts w:ascii="Times New Roman" w:hAnsi="Times New Roman" w:cs="Times New Roman"/>
        </w:rPr>
        <w:t xml:space="preserve"> в модуль) расставить преподавателей на каждый учебный день, исходя из параметров преподавателей;</w:t>
      </w:r>
    </w:p>
    <w:p w14:paraId="2E258FC7" w14:textId="77777777" w:rsidR="00AB26AB" w:rsidRPr="005026B3" w:rsidRDefault="00AB26AB" w:rsidP="00AB26A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026B3">
        <w:rPr>
          <w:rFonts w:ascii="Times New Roman" w:hAnsi="Times New Roman" w:cs="Times New Roman"/>
        </w:rPr>
        <w:t>на основании данных по загрузке АУЦ на год прогнозировать возможные объемы продаж услуг (сколько слушателей можем подсадить в группы на базе АУЦ, сколько выездных групп можем организовать);</w:t>
      </w:r>
    </w:p>
    <w:p w14:paraId="72098BF3" w14:textId="77777777" w:rsidR="00AB26AB" w:rsidRPr="005026B3" w:rsidRDefault="003A36BC" w:rsidP="00AB26A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026B3">
        <w:rPr>
          <w:rFonts w:ascii="Times New Roman" w:hAnsi="Times New Roman" w:cs="Times New Roman"/>
        </w:rPr>
        <w:t>создание отчетности в модуле (сколько групп проведено, процент загрузки аудиторий по месяцам, загрузка преподавателей в часах, процент неиспользованных ресурсов).</w:t>
      </w:r>
    </w:p>
    <w:p w14:paraId="734ACE21" w14:textId="77777777" w:rsidR="00AB26AB" w:rsidRPr="005026B3" w:rsidRDefault="00AB26AB" w:rsidP="00AB26AB">
      <w:pPr>
        <w:rPr>
          <w:rFonts w:ascii="Times New Roman" w:hAnsi="Times New Roman" w:cs="Times New Roman"/>
          <w:b/>
        </w:rPr>
      </w:pPr>
      <w:r w:rsidRPr="005026B3">
        <w:rPr>
          <w:rFonts w:ascii="Times New Roman" w:hAnsi="Times New Roman" w:cs="Times New Roman"/>
          <w:b/>
        </w:rPr>
        <w:lastRenderedPageBreak/>
        <w:t>Исходные данные:</w:t>
      </w:r>
    </w:p>
    <w:p w14:paraId="17D2B4B6" w14:textId="77777777" w:rsidR="00AB26AB" w:rsidRDefault="00AB26AB" w:rsidP="00AB26A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026B3">
        <w:rPr>
          <w:rFonts w:ascii="Times New Roman" w:hAnsi="Times New Roman" w:cs="Times New Roman"/>
        </w:rPr>
        <w:t>производственный календарь (выходные и праздничные дни в году);</w:t>
      </w:r>
    </w:p>
    <w:p w14:paraId="096B732D" w14:textId="77777777" w:rsidR="00CC19AB" w:rsidRPr="00CC19AB" w:rsidRDefault="00AB26AB" w:rsidP="00CC19A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026B3">
        <w:rPr>
          <w:rFonts w:ascii="Times New Roman" w:hAnsi="Times New Roman" w:cs="Times New Roman"/>
        </w:rPr>
        <w:t>годовой план-график обучения</w:t>
      </w:r>
      <w:r w:rsidR="003A36BC" w:rsidRPr="005026B3">
        <w:rPr>
          <w:rFonts w:ascii="Times New Roman" w:hAnsi="Times New Roman" w:cs="Times New Roman"/>
        </w:rPr>
        <w:t xml:space="preserve"> (Приложение №1)</w:t>
      </w:r>
      <w:r w:rsidRPr="005026B3">
        <w:rPr>
          <w:rFonts w:ascii="Times New Roman" w:hAnsi="Times New Roman" w:cs="Times New Roman"/>
        </w:rPr>
        <w:t>;</w:t>
      </w:r>
    </w:p>
    <w:p w14:paraId="7A2E3CA4" w14:textId="77777777" w:rsidR="00AB26AB" w:rsidRPr="005026B3" w:rsidRDefault="00AB26AB" w:rsidP="00AB26A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026B3">
        <w:rPr>
          <w:rFonts w:ascii="Times New Roman" w:hAnsi="Times New Roman" w:cs="Times New Roman"/>
        </w:rPr>
        <w:t>текущая программа управления расписанием</w:t>
      </w:r>
      <w:r w:rsidR="003A36BC" w:rsidRPr="005026B3">
        <w:rPr>
          <w:rFonts w:ascii="Times New Roman" w:hAnsi="Times New Roman" w:cs="Times New Roman"/>
        </w:rPr>
        <w:t xml:space="preserve"> (Архив «Расписание»)</w:t>
      </w:r>
      <w:r w:rsidRPr="005026B3">
        <w:rPr>
          <w:rFonts w:ascii="Times New Roman" w:hAnsi="Times New Roman" w:cs="Times New Roman"/>
        </w:rPr>
        <w:t>;</w:t>
      </w:r>
    </w:p>
    <w:p w14:paraId="5AD961BA" w14:textId="77777777" w:rsidR="00AB26AB" w:rsidRPr="005026B3" w:rsidRDefault="00AB26AB" w:rsidP="00AB26A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026B3">
        <w:rPr>
          <w:rFonts w:ascii="Times New Roman" w:hAnsi="Times New Roman" w:cs="Times New Roman"/>
        </w:rPr>
        <w:t>параметры аудиторий</w:t>
      </w:r>
      <w:r w:rsidR="003A36BC" w:rsidRPr="005026B3">
        <w:rPr>
          <w:rFonts w:ascii="Times New Roman" w:hAnsi="Times New Roman" w:cs="Times New Roman"/>
        </w:rPr>
        <w:t xml:space="preserve"> (Приложение №2)</w:t>
      </w:r>
      <w:r w:rsidRPr="005026B3">
        <w:rPr>
          <w:rFonts w:ascii="Times New Roman" w:hAnsi="Times New Roman" w:cs="Times New Roman"/>
        </w:rPr>
        <w:t>;</w:t>
      </w:r>
    </w:p>
    <w:p w14:paraId="60870A0A" w14:textId="77777777" w:rsidR="00AB26AB" w:rsidRPr="005026B3" w:rsidRDefault="00AB26AB" w:rsidP="00AB26A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026B3">
        <w:rPr>
          <w:rFonts w:ascii="Times New Roman" w:hAnsi="Times New Roman" w:cs="Times New Roman"/>
        </w:rPr>
        <w:t>параметры преподавателей</w:t>
      </w:r>
      <w:r w:rsidR="003A36BC" w:rsidRPr="005026B3">
        <w:rPr>
          <w:rFonts w:ascii="Times New Roman" w:hAnsi="Times New Roman" w:cs="Times New Roman"/>
        </w:rPr>
        <w:t xml:space="preserve"> (Приложение№2)</w:t>
      </w:r>
      <w:r w:rsidRPr="005026B3">
        <w:rPr>
          <w:rFonts w:ascii="Times New Roman" w:hAnsi="Times New Roman" w:cs="Times New Roman"/>
        </w:rPr>
        <w:t>;</w:t>
      </w:r>
    </w:p>
    <w:p w14:paraId="379909EF" w14:textId="77777777" w:rsidR="00AB26AB" w:rsidRPr="005026B3" w:rsidRDefault="00AB26AB" w:rsidP="00AB26A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026B3">
        <w:rPr>
          <w:rFonts w:ascii="Times New Roman" w:hAnsi="Times New Roman" w:cs="Times New Roman"/>
        </w:rPr>
        <w:t>перечень учебных программ АУЦ</w:t>
      </w:r>
      <w:r w:rsidR="003A36BC" w:rsidRPr="005026B3">
        <w:rPr>
          <w:rFonts w:ascii="Times New Roman" w:hAnsi="Times New Roman" w:cs="Times New Roman"/>
        </w:rPr>
        <w:t xml:space="preserve"> (Приложение №2)</w:t>
      </w:r>
      <w:r w:rsidR="005026B3" w:rsidRPr="005026B3">
        <w:rPr>
          <w:rFonts w:ascii="Times New Roman" w:hAnsi="Times New Roman" w:cs="Times New Roman"/>
        </w:rPr>
        <w:t>;</w:t>
      </w:r>
    </w:p>
    <w:p w14:paraId="051EE9AC" w14:textId="21CEF4AF" w:rsidR="005026B3" w:rsidRDefault="005026B3" w:rsidP="00AB26A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026B3">
        <w:rPr>
          <w:rFonts w:ascii="Times New Roman" w:hAnsi="Times New Roman" w:cs="Times New Roman"/>
        </w:rPr>
        <w:t xml:space="preserve">учебно-тематические планы программ </w:t>
      </w:r>
      <w:r w:rsidR="00372CC2">
        <w:rPr>
          <w:rFonts w:ascii="Times New Roman" w:hAnsi="Times New Roman" w:cs="Times New Roman"/>
        </w:rPr>
        <w:t>(Приложение №3);</w:t>
      </w:r>
    </w:p>
    <w:p w14:paraId="0DF728C7" w14:textId="77777777" w:rsidR="00372CC2" w:rsidRDefault="00372CC2" w:rsidP="00372CC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график сменности преподавателей (Приложение №4)</w:t>
      </w:r>
      <w:r w:rsidR="00CC19AB">
        <w:rPr>
          <w:rFonts w:ascii="Times New Roman" w:hAnsi="Times New Roman" w:cs="Times New Roman"/>
        </w:rPr>
        <w:t>;</w:t>
      </w:r>
    </w:p>
    <w:p w14:paraId="5DE42419" w14:textId="77777777" w:rsidR="00CC19AB" w:rsidRPr="00372CC2" w:rsidRDefault="00CC19AB" w:rsidP="00372CC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график отпусков преподавателей (Приложение №5).</w:t>
      </w:r>
    </w:p>
    <w:p w14:paraId="1449A9B4" w14:textId="77777777" w:rsidR="003A36BC" w:rsidRPr="005026B3" w:rsidRDefault="003A36BC" w:rsidP="003A36BC">
      <w:pPr>
        <w:rPr>
          <w:rFonts w:ascii="Times New Roman" w:hAnsi="Times New Roman" w:cs="Times New Roman"/>
        </w:rPr>
      </w:pPr>
    </w:p>
    <w:p w14:paraId="690010F7" w14:textId="77777777" w:rsidR="005026B3" w:rsidRDefault="005026B3" w:rsidP="003A36BC">
      <w:pPr>
        <w:rPr>
          <w:rFonts w:ascii="Times New Roman" w:hAnsi="Times New Roman" w:cs="Times New Roman"/>
          <w:b/>
        </w:rPr>
      </w:pPr>
      <w:r w:rsidRPr="005026B3">
        <w:rPr>
          <w:rFonts w:ascii="Times New Roman" w:hAnsi="Times New Roman" w:cs="Times New Roman"/>
          <w:b/>
        </w:rPr>
        <w:t xml:space="preserve">Термины и </w:t>
      </w:r>
      <w:r w:rsidR="003E12CF">
        <w:rPr>
          <w:rFonts w:ascii="Times New Roman" w:hAnsi="Times New Roman" w:cs="Times New Roman"/>
          <w:b/>
        </w:rPr>
        <w:t>сокращения</w:t>
      </w:r>
    </w:p>
    <w:p w14:paraId="4297C4DF" w14:textId="77777777" w:rsidR="000459A8" w:rsidRPr="000459A8" w:rsidRDefault="000459A8" w:rsidP="000459A8">
      <w:pPr>
        <w:spacing w:after="120"/>
        <w:jc w:val="both"/>
        <w:rPr>
          <w:rFonts w:ascii="Times New Roman" w:hAnsi="Times New Roman" w:cs="Times New Roman"/>
          <w:szCs w:val="24"/>
        </w:rPr>
      </w:pPr>
      <w:r w:rsidRPr="000459A8">
        <w:rPr>
          <w:rFonts w:ascii="Times New Roman" w:hAnsi="Times New Roman" w:cs="Times New Roman"/>
          <w:b/>
          <w:szCs w:val="24"/>
        </w:rPr>
        <w:t>Авиационный учебный центр</w:t>
      </w:r>
      <w:r w:rsidR="003E12CF">
        <w:rPr>
          <w:rFonts w:ascii="Times New Roman" w:hAnsi="Times New Roman" w:cs="Times New Roman"/>
          <w:b/>
          <w:szCs w:val="24"/>
        </w:rPr>
        <w:t xml:space="preserve"> (АУЦ)</w:t>
      </w:r>
      <w:r w:rsidRPr="000459A8">
        <w:rPr>
          <w:rFonts w:ascii="Times New Roman" w:hAnsi="Times New Roman" w:cs="Times New Roman"/>
          <w:szCs w:val="24"/>
        </w:rPr>
        <w:t xml:space="preserve"> — организация, осуществляющая обучение по программам, утвержденным Федеральным агентством воздушного транспорта (Росавиация), и программам, разработанным и утвержденным в соответствии с положениями Федерального Закона от 29 декабря 2012 г. № 273-ФЗ «Об образовании в Российской Федерации».</w:t>
      </w:r>
    </w:p>
    <w:p w14:paraId="5368837D" w14:textId="77777777" w:rsidR="000459A8" w:rsidRDefault="000459A8" w:rsidP="000459A8">
      <w:pPr>
        <w:jc w:val="both"/>
        <w:rPr>
          <w:rFonts w:ascii="Times New Roman" w:hAnsi="Times New Roman" w:cs="Times New Roman"/>
          <w:szCs w:val="24"/>
        </w:rPr>
      </w:pPr>
      <w:r w:rsidRPr="000459A8">
        <w:rPr>
          <w:rFonts w:ascii="Times New Roman" w:hAnsi="Times New Roman" w:cs="Times New Roman"/>
          <w:b/>
          <w:szCs w:val="24"/>
        </w:rPr>
        <w:t>Дополнительные профессиональные программы</w:t>
      </w:r>
      <w:r w:rsidR="003E12CF">
        <w:rPr>
          <w:rFonts w:ascii="Times New Roman" w:hAnsi="Times New Roman" w:cs="Times New Roman"/>
          <w:b/>
          <w:szCs w:val="24"/>
        </w:rPr>
        <w:t xml:space="preserve"> (ДПО)</w:t>
      </w:r>
      <w:r w:rsidRPr="000459A8">
        <w:rPr>
          <w:rFonts w:ascii="Times New Roman" w:hAnsi="Times New Roman" w:cs="Times New Roman"/>
          <w:szCs w:val="24"/>
        </w:rPr>
        <w:t xml:space="preserve"> — программы обучения, направленные на совершенствование и (или) получение новых знаний, умений и навыков, необходимых для профессиональной деятельности, и (или) повышения профессионального уровня</w:t>
      </w:r>
      <w:r>
        <w:rPr>
          <w:rFonts w:ascii="Times New Roman" w:hAnsi="Times New Roman" w:cs="Times New Roman"/>
          <w:szCs w:val="24"/>
        </w:rPr>
        <w:t xml:space="preserve"> в рамках имеющейся квалификации</w:t>
      </w:r>
    </w:p>
    <w:p w14:paraId="6B894280" w14:textId="77777777" w:rsidR="000459A8" w:rsidRDefault="000459A8" w:rsidP="000459A8">
      <w:pPr>
        <w:jc w:val="both"/>
        <w:rPr>
          <w:rFonts w:ascii="Times New Roman" w:hAnsi="Times New Roman" w:cs="Times New Roman"/>
          <w:szCs w:val="24"/>
        </w:rPr>
      </w:pPr>
      <w:r w:rsidRPr="000459A8">
        <w:rPr>
          <w:rFonts w:ascii="Times New Roman" w:hAnsi="Times New Roman" w:cs="Times New Roman"/>
          <w:b/>
          <w:szCs w:val="24"/>
        </w:rPr>
        <w:t xml:space="preserve">Дисциплина </w:t>
      </w:r>
      <w:r>
        <w:rPr>
          <w:rFonts w:ascii="Times New Roman" w:hAnsi="Times New Roman" w:cs="Times New Roman"/>
          <w:szCs w:val="24"/>
        </w:rPr>
        <w:t>– система знаний, умений, навыков, объединяющая несколько учебных программ одной тематики.</w:t>
      </w:r>
    </w:p>
    <w:p w14:paraId="0BC91E84" w14:textId="77777777" w:rsidR="000459A8" w:rsidRDefault="000459A8" w:rsidP="000459A8">
      <w:pPr>
        <w:jc w:val="both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Учебная</w:t>
      </w:r>
      <w:r w:rsidRPr="000459A8">
        <w:rPr>
          <w:rFonts w:ascii="Times New Roman" w:hAnsi="Times New Roman" w:cs="Times New Roman"/>
          <w:b/>
          <w:szCs w:val="24"/>
        </w:rPr>
        <w:t xml:space="preserve"> программа - </w:t>
      </w:r>
      <w:r w:rsidRPr="000459A8">
        <w:rPr>
          <w:rFonts w:ascii="Times New Roman" w:hAnsi="Times New Roman" w:cs="Times New Roman"/>
          <w:szCs w:val="24"/>
        </w:rPr>
        <w:t>созданный в рамках системы обучения документ, определяющий содержание и количество знаний, умений, навыков и уровня сформированности компетенций, предназначенных к обязательному усвоению по той или иной учебной дисциплине, распределение их по темам, разделам и периодам обучения, а также определяющий требования и критерии определения теоретических знаний и практических навыков Слушателей, необходимых для выполнения профессиональных обязанностей</w:t>
      </w:r>
    </w:p>
    <w:p w14:paraId="3DA464BA" w14:textId="77777777" w:rsidR="000459A8" w:rsidRPr="000459A8" w:rsidRDefault="000459A8" w:rsidP="000459A8">
      <w:pPr>
        <w:rPr>
          <w:rFonts w:ascii="Times New Roman" w:hAnsi="Times New Roman" w:cs="Times New Roman"/>
          <w:b/>
        </w:rPr>
      </w:pPr>
      <w:r w:rsidRPr="000459A8">
        <w:rPr>
          <w:rFonts w:ascii="Times New Roman" w:hAnsi="Times New Roman" w:cs="Times New Roman"/>
          <w:b/>
        </w:rPr>
        <w:t xml:space="preserve">Вид занятий </w:t>
      </w:r>
      <w:r>
        <w:rPr>
          <w:rFonts w:ascii="Times New Roman" w:hAnsi="Times New Roman" w:cs="Times New Roman"/>
          <w:b/>
        </w:rPr>
        <w:t>–</w:t>
      </w:r>
      <w:r w:rsidRPr="000459A8">
        <w:rPr>
          <w:rFonts w:ascii="Times New Roman" w:hAnsi="Times New Roman" w:cs="Times New Roman"/>
          <w:b/>
        </w:rPr>
        <w:t xml:space="preserve"> </w:t>
      </w:r>
      <w:r w:rsidRPr="000459A8">
        <w:rPr>
          <w:rFonts w:ascii="Times New Roman" w:hAnsi="Times New Roman" w:cs="Times New Roman"/>
        </w:rPr>
        <w:t>вид учебной деятельности (теоретические занятия, практические занятия в классе, практические занятия на производстве)</w:t>
      </w:r>
    </w:p>
    <w:p w14:paraId="66B904F1" w14:textId="77777777" w:rsidR="005026B3" w:rsidRPr="005026B3" w:rsidRDefault="005026B3" w:rsidP="003A36BC">
      <w:pPr>
        <w:rPr>
          <w:rFonts w:ascii="Times New Roman" w:hAnsi="Times New Roman" w:cs="Times New Roman"/>
        </w:rPr>
      </w:pPr>
      <w:r w:rsidRPr="000459A8">
        <w:rPr>
          <w:rFonts w:ascii="Times New Roman" w:hAnsi="Times New Roman" w:cs="Times New Roman"/>
          <w:b/>
        </w:rPr>
        <w:t>Учебно-тематический план</w:t>
      </w:r>
      <w:r w:rsidRPr="005026B3">
        <w:rPr>
          <w:rFonts w:ascii="Times New Roman" w:hAnsi="Times New Roman" w:cs="Times New Roman"/>
        </w:rPr>
        <w:t xml:space="preserve"> </w:t>
      </w:r>
      <w:r w:rsidR="000459A8">
        <w:rPr>
          <w:rFonts w:ascii="Times New Roman" w:hAnsi="Times New Roman" w:cs="Times New Roman"/>
        </w:rPr>
        <w:t>– подробный план занятий с указанием разделов и тем в рамках каждой учебной программы</w:t>
      </w:r>
    </w:p>
    <w:p w14:paraId="62FF756E" w14:textId="77777777" w:rsidR="005026B3" w:rsidRPr="000459A8" w:rsidRDefault="005026B3" w:rsidP="003A36BC">
      <w:pPr>
        <w:rPr>
          <w:rFonts w:ascii="Times New Roman" w:hAnsi="Times New Roman" w:cs="Times New Roman"/>
        </w:rPr>
      </w:pPr>
      <w:r w:rsidRPr="000459A8">
        <w:rPr>
          <w:rFonts w:ascii="Times New Roman" w:hAnsi="Times New Roman" w:cs="Times New Roman"/>
          <w:b/>
        </w:rPr>
        <w:t>Тема занятий</w:t>
      </w:r>
      <w:r w:rsidRPr="005026B3">
        <w:rPr>
          <w:rFonts w:ascii="Times New Roman" w:hAnsi="Times New Roman" w:cs="Times New Roman"/>
        </w:rPr>
        <w:t xml:space="preserve"> </w:t>
      </w:r>
      <w:r w:rsidR="000459A8">
        <w:rPr>
          <w:rFonts w:ascii="Times New Roman" w:hAnsi="Times New Roman" w:cs="Times New Roman"/>
        </w:rPr>
        <w:t>–</w:t>
      </w:r>
      <w:r w:rsidR="000459A8" w:rsidRPr="000459A8">
        <w:rPr>
          <w:rFonts w:ascii="Times New Roman" w:hAnsi="Times New Roman" w:cs="Times New Roman"/>
        </w:rPr>
        <w:t xml:space="preserve"> </w:t>
      </w:r>
      <w:r w:rsidR="000459A8">
        <w:rPr>
          <w:rFonts w:ascii="Times New Roman" w:hAnsi="Times New Roman" w:cs="Times New Roman"/>
        </w:rPr>
        <w:t>единица измерения в рамках учебно-тематического плана программы, измеряется в академических часах</w:t>
      </w:r>
    </w:p>
    <w:p w14:paraId="7D48DBAB" w14:textId="77777777" w:rsidR="005026B3" w:rsidRDefault="005026B3" w:rsidP="003A36BC">
      <w:pPr>
        <w:rPr>
          <w:rFonts w:ascii="Times New Roman" w:hAnsi="Times New Roman" w:cs="Times New Roman"/>
        </w:rPr>
      </w:pPr>
      <w:r w:rsidRPr="000459A8">
        <w:rPr>
          <w:rFonts w:ascii="Times New Roman" w:hAnsi="Times New Roman" w:cs="Times New Roman"/>
          <w:b/>
        </w:rPr>
        <w:t>Годовой план-график</w:t>
      </w:r>
      <w:r w:rsidRPr="005026B3">
        <w:rPr>
          <w:rFonts w:ascii="Times New Roman" w:hAnsi="Times New Roman" w:cs="Times New Roman"/>
        </w:rPr>
        <w:t xml:space="preserve"> </w:t>
      </w:r>
      <w:r w:rsidR="000459A8">
        <w:rPr>
          <w:rFonts w:ascii="Times New Roman" w:hAnsi="Times New Roman" w:cs="Times New Roman"/>
        </w:rPr>
        <w:t>–</w:t>
      </w:r>
      <w:r w:rsidRPr="005026B3">
        <w:rPr>
          <w:rFonts w:ascii="Times New Roman" w:hAnsi="Times New Roman" w:cs="Times New Roman"/>
        </w:rPr>
        <w:t xml:space="preserve"> </w:t>
      </w:r>
      <w:r w:rsidR="000459A8">
        <w:rPr>
          <w:rFonts w:ascii="Times New Roman" w:hAnsi="Times New Roman" w:cs="Times New Roman"/>
        </w:rPr>
        <w:t>расписание учебных программ на год с распределением на группы по датам обучения, утвержденный руководством АУЦ</w:t>
      </w:r>
    </w:p>
    <w:p w14:paraId="6F201FBC" w14:textId="77777777" w:rsidR="003E12CF" w:rsidRDefault="003E12CF" w:rsidP="003A36BC">
      <w:pPr>
        <w:rPr>
          <w:rFonts w:ascii="Times New Roman" w:hAnsi="Times New Roman" w:cs="Times New Roman"/>
        </w:rPr>
      </w:pPr>
      <w:r w:rsidRPr="003E12CF">
        <w:rPr>
          <w:rFonts w:ascii="Times New Roman" w:hAnsi="Times New Roman" w:cs="Times New Roman"/>
          <w:b/>
        </w:rPr>
        <w:t>Академически</w:t>
      </w:r>
      <w:r>
        <w:rPr>
          <w:rFonts w:ascii="Times New Roman" w:hAnsi="Times New Roman" w:cs="Times New Roman"/>
          <w:b/>
        </w:rPr>
        <w:t>й час (ак. час)</w:t>
      </w:r>
      <w:r w:rsidR="00433D8B">
        <w:rPr>
          <w:rFonts w:ascii="Times New Roman" w:hAnsi="Times New Roman" w:cs="Times New Roman"/>
          <w:b/>
        </w:rPr>
        <w:t xml:space="preserve"> </w:t>
      </w:r>
      <w:r w:rsidRPr="003E12CF">
        <w:rPr>
          <w:rFonts w:ascii="Times New Roman" w:hAnsi="Times New Roman" w:cs="Times New Roman"/>
          <w:b/>
        </w:rPr>
        <w:t xml:space="preserve">- </w:t>
      </w:r>
      <w:r w:rsidRPr="003E12CF">
        <w:rPr>
          <w:rFonts w:ascii="Times New Roman" w:hAnsi="Times New Roman" w:cs="Times New Roman"/>
        </w:rPr>
        <w:t xml:space="preserve">отрезок времени продолжительностью </w:t>
      </w:r>
      <w:r>
        <w:rPr>
          <w:rFonts w:ascii="Times New Roman" w:hAnsi="Times New Roman" w:cs="Times New Roman"/>
        </w:rPr>
        <w:t xml:space="preserve">45 минут </w:t>
      </w:r>
      <w:r w:rsidRPr="003E12CF">
        <w:rPr>
          <w:rFonts w:ascii="Times New Roman" w:hAnsi="Times New Roman" w:cs="Times New Roman"/>
        </w:rPr>
        <w:t>для занятий в учебных заведениях</w:t>
      </w:r>
    </w:p>
    <w:p w14:paraId="3E6E6FCD" w14:textId="77777777" w:rsidR="00F02FA8" w:rsidRPr="003E12CF" w:rsidRDefault="00F02FA8" w:rsidP="003A36BC">
      <w:pPr>
        <w:rPr>
          <w:rFonts w:ascii="Times New Roman" w:hAnsi="Times New Roman" w:cs="Times New Roman"/>
          <w:b/>
        </w:rPr>
      </w:pPr>
      <w:r w:rsidRPr="00F02FA8">
        <w:rPr>
          <w:rFonts w:ascii="Times New Roman" w:hAnsi="Times New Roman" w:cs="Times New Roman"/>
          <w:b/>
        </w:rPr>
        <w:t>Учебная пара</w:t>
      </w:r>
      <w:r>
        <w:rPr>
          <w:rFonts w:ascii="Times New Roman" w:hAnsi="Times New Roman" w:cs="Times New Roman"/>
        </w:rPr>
        <w:t xml:space="preserve"> – единица расписания занятий на день, составляет 1,5 часа</w:t>
      </w:r>
    </w:p>
    <w:p w14:paraId="2DC3D2BB" w14:textId="77777777" w:rsidR="005026B3" w:rsidRDefault="00D600EF" w:rsidP="00D600E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Обязательное обучение у внешних лицензированных поставщиков - </w:t>
      </w:r>
      <w:r w:rsidRPr="00D600EF">
        <w:rPr>
          <w:rFonts w:ascii="Times New Roman" w:hAnsi="Times New Roman" w:cs="Times New Roman"/>
        </w:rPr>
        <w:t xml:space="preserve">обучение работников </w:t>
      </w:r>
      <w:r>
        <w:rPr>
          <w:rFonts w:ascii="Times New Roman" w:hAnsi="Times New Roman" w:cs="Times New Roman"/>
        </w:rPr>
        <w:t>компании</w:t>
      </w:r>
      <w:r w:rsidRPr="00D600EF">
        <w:rPr>
          <w:rFonts w:ascii="Times New Roman" w:hAnsi="Times New Roman" w:cs="Times New Roman"/>
        </w:rPr>
        <w:t xml:space="preserve"> в других учебных заведениях на основании требований, предъявляемых отраслевыми нормативными документами, иными нормативными правовыми документами, по окончании которого выдается документ установленного образца, действующий определенный период времени</w:t>
      </w:r>
    </w:p>
    <w:p w14:paraId="4C781FCF" w14:textId="77777777" w:rsidR="003E12CF" w:rsidRDefault="003E12CF" w:rsidP="00D600EF">
      <w:pPr>
        <w:jc w:val="both"/>
        <w:rPr>
          <w:rFonts w:ascii="Times New Roman" w:hAnsi="Times New Roman" w:cs="Times New Roman"/>
        </w:rPr>
      </w:pPr>
      <w:r w:rsidRPr="003E12CF">
        <w:rPr>
          <w:rFonts w:ascii="Times New Roman" w:hAnsi="Times New Roman" w:cs="Times New Roman"/>
          <w:b/>
        </w:rPr>
        <w:t xml:space="preserve">СДО </w:t>
      </w:r>
      <w:r>
        <w:rPr>
          <w:rFonts w:ascii="Times New Roman" w:hAnsi="Times New Roman" w:cs="Times New Roman"/>
        </w:rPr>
        <w:t xml:space="preserve">- система дистанционного обучения </w:t>
      </w:r>
    </w:p>
    <w:p w14:paraId="376913CD" w14:textId="77777777" w:rsidR="003E12CF" w:rsidRDefault="003E12CF" w:rsidP="00D600EF">
      <w:pPr>
        <w:jc w:val="both"/>
        <w:rPr>
          <w:rFonts w:ascii="Times New Roman" w:hAnsi="Times New Roman" w:cs="Times New Roman"/>
        </w:rPr>
      </w:pPr>
      <w:r w:rsidRPr="003E12CF">
        <w:rPr>
          <w:rFonts w:ascii="Times New Roman" w:hAnsi="Times New Roman" w:cs="Times New Roman"/>
          <w:b/>
        </w:rPr>
        <w:lastRenderedPageBreak/>
        <w:t xml:space="preserve">ВС </w:t>
      </w:r>
      <w:r>
        <w:rPr>
          <w:rFonts w:ascii="Times New Roman" w:hAnsi="Times New Roman" w:cs="Times New Roman"/>
        </w:rPr>
        <w:t>- воздушное судно</w:t>
      </w:r>
    </w:p>
    <w:p w14:paraId="552983E0" w14:textId="77777777" w:rsidR="005026B3" w:rsidRDefault="005026B3" w:rsidP="003A36BC">
      <w:pPr>
        <w:rPr>
          <w:rFonts w:ascii="Times New Roman" w:hAnsi="Times New Roman" w:cs="Times New Roman"/>
        </w:rPr>
      </w:pPr>
    </w:p>
    <w:p w14:paraId="34B51180" w14:textId="77777777" w:rsidR="00D600EF" w:rsidRDefault="00D600EF" w:rsidP="003A36BC">
      <w:pPr>
        <w:rPr>
          <w:rFonts w:ascii="Times New Roman" w:hAnsi="Times New Roman" w:cs="Times New Roman"/>
        </w:rPr>
      </w:pPr>
      <w:r w:rsidRPr="00D600EF">
        <w:rPr>
          <w:rFonts w:ascii="Times New Roman" w:hAnsi="Times New Roman" w:cs="Times New Roman"/>
          <w:b/>
        </w:rPr>
        <w:t xml:space="preserve">Описание </w:t>
      </w:r>
      <w:r>
        <w:rPr>
          <w:rFonts w:ascii="Times New Roman" w:hAnsi="Times New Roman" w:cs="Times New Roman"/>
          <w:b/>
        </w:rPr>
        <w:t xml:space="preserve">модуля планирования ресурсов учебного центра </w:t>
      </w:r>
      <w:r w:rsidRPr="00D600EF">
        <w:rPr>
          <w:rFonts w:ascii="Times New Roman" w:hAnsi="Times New Roman" w:cs="Times New Roman"/>
        </w:rPr>
        <w:t>(далее- Модуль)</w:t>
      </w:r>
    </w:p>
    <w:p w14:paraId="216D2F46" w14:textId="77777777" w:rsidR="00BF72AC" w:rsidRPr="00BF72AC" w:rsidRDefault="00BF72AC" w:rsidP="003A36BC">
      <w:pPr>
        <w:rPr>
          <w:rFonts w:ascii="Times New Roman" w:hAnsi="Times New Roman" w:cs="Times New Roman"/>
          <w:b/>
          <w:u w:val="single"/>
        </w:rPr>
      </w:pPr>
      <w:r w:rsidRPr="00BF72AC">
        <w:rPr>
          <w:rFonts w:ascii="Times New Roman" w:hAnsi="Times New Roman" w:cs="Times New Roman"/>
          <w:u w:val="single"/>
        </w:rPr>
        <w:t>1. Составление годового план-графика обучения</w:t>
      </w:r>
    </w:p>
    <w:p w14:paraId="74BB46C0" w14:textId="77777777" w:rsidR="00474BE8" w:rsidRDefault="00433D8B" w:rsidP="00433D8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Ежегодно в АУЦ составляется годовой план</w:t>
      </w:r>
      <w:r w:rsidR="00474BE8">
        <w:rPr>
          <w:rFonts w:ascii="Times New Roman" w:hAnsi="Times New Roman" w:cs="Times New Roman"/>
        </w:rPr>
        <w:t>-график</w:t>
      </w:r>
      <w:r>
        <w:rPr>
          <w:rFonts w:ascii="Times New Roman" w:hAnsi="Times New Roman" w:cs="Times New Roman"/>
        </w:rPr>
        <w:t xml:space="preserve"> обучения в </w:t>
      </w:r>
      <w:r>
        <w:rPr>
          <w:rFonts w:ascii="Times New Roman" w:hAnsi="Times New Roman" w:cs="Times New Roman"/>
          <w:lang w:val="en-US"/>
        </w:rPr>
        <w:t>Excel</w:t>
      </w:r>
      <w:r w:rsidRPr="00433D8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с указанием точных дат обучения каждой группы по учебным программам. Необходимо предусмотреть инструмент интеграции файла </w:t>
      </w:r>
      <w:r>
        <w:rPr>
          <w:rFonts w:ascii="Times New Roman" w:hAnsi="Times New Roman" w:cs="Times New Roman"/>
          <w:lang w:val="en-US"/>
        </w:rPr>
        <w:t>Excel</w:t>
      </w:r>
      <w:r w:rsidRPr="00433D8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в Модуль. Более высокая сложность задания – разработать окно планирования годового план-графика прямо в системе с разделением года на недели (неделя 1,…неделя 52) и указанием выходных дней (суббота-воскресенье</w:t>
      </w:r>
      <w:r w:rsidR="00474BE8">
        <w:rPr>
          <w:rFonts w:ascii="Times New Roman" w:hAnsi="Times New Roman" w:cs="Times New Roman"/>
        </w:rPr>
        <w:t>, праздничные дни</w:t>
      </w:r>
      <w:r>
        <w:rPr>
          <w:rFonts w:ascii="Times New Roman" w:hAnsi="Times New Roman" w:cs="Times New Roman"/>
        </w:rPr>
        <w:t xml:space="preserve">). </w:t>
      </w:r>
      <w:r w:rsidR="00474BE8">
        <w:rPr>
          <w:rFonts w:ascii="Times New Roman" w:hAnsi="Times New Roman" w:cs="Times New Roman"/>
        </w:rPr>
        <w:t>Разделение по неделям и выходные дни –динамическая информация, которая меняется ежегодно.</w:t>
      </w:r>
    </w:p>
    <w:p w14:paraId="4F96280A" w14:textId="77777777" w:rsidR="00474BE8" w:rsidRDefault="00474BE8" w:rsidP="00433D8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План-график так же меняется ежегодно. Даты обучения зависят от: </w:t>
      </w:r>
    </w:p>
    <w:p w14:paraId="4E8ADDE0" w14:textId="77777777" w:rsidR="00474BE8" w:rsidRPr="005E212D" w:rsidRDefault="00474BE8" w:rsidP="005E212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5E212D">
        <w:rPr>
          <w:rFonts w:ascii="Times New Roman" w:hAnsi="Times New Roman" w:cs="Times New Roman"/>
        </w:rPr>
        <w:t>сезона обучения (осень, весна, лето, зима). В зависимости от сезона может быть снижена насыщенность расписания группами, так как летом все сотрудники заняты на производстве.</w:t>
      </w:r>
    </w:p>
    <w:p w14:paraId="406EB6D6" w14:textId="77777777" w:rsidR="00474BE8" w:rsidRPr="005E212D" w:rsidRDefault="00474BE8" w:rsidP="005E212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5E212D">
        <w:rPr>
          <w:rFonts w:ascii="Times New Roman" w:hAnsi="Times New Roman" w:cs="Times New Roman"/>
        </w:rPr>
        <w:t>сроков окончания удостоверений работников. Каждое удостоверение по учебной программе имеет свой срок действия (от 2 до 5 лет), АУЦ обязан обучить работника не позднее даты окончания действия предыдущего удостоверения</w:t>
      </w:r>
    </w:p>
    <w:p w14:paraId="72690F20" w14:textId="77777777" w:rsidR="00474BE8" w:rsidRPr="005E212D" w:rsidRDefault="00474BE8" w:rsidP="00433D8B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5E212D">
        <w:rPr>
          <w:rFonts w:ascii="Times New Roman" w:hAnsi="Times New Roman" w:cs="Times New Roman"/>
        </w:rPr>
        <w:t>объемов набора новых работников. Для новых работников обязательно прохождение учебных программ с пометкой «Базовый курс» в зависимости от должности</w:t>
      </w:r>
    </w:p>
    <w:p w14:paraId="4376213B" w14:textId="77777777" w:rsidR="005E212D" w:rsidRDefault="00433D8B" w:rsidP="00433D8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 ячейке каждой программы должна быть возможность отображения даты обучения (пример 03.04 -</w:t>
      </w:r>
      <w:r w:rsidR="00474BE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07.04)</w:t>
      </w:r>
      <w:r w:rsidR="00CC19AB">
        <w:rPr>
          <w:rFonts w:ascii="Times New Roman" w:hAnsi="Times New Roman" w:cs="Times New Roman"/>
        </w:rPr>
        <w:t>, а так</w:t>
      </w:r>
      <w:r>
        <w:rPr>
          <w:rFonts w:ascii="Times New Roman" w:hAnsi="Times New Roman" w:cs="Times New Roman"/>
        </w:rPr>
        <w:t xml:space="preserve">же аудитории. Информация должна отображаться по аналогии с визуализацией файла </w:t>
      </w:r>
      <w:r>
        <w:rPr>
          <w:rFonts w:ascii="Times New Roman" w:hAnsi="Times New Roman" w:cs="Times New Roman"/>
          <w:lang w:val="en-US"/>
        </w:rPr>
        <w:t>Excel</w:t>
      </w:r>
      <w:r>
        <w:rPr>
          <w:rFonts w:ascii="Times New Roman" w:hAnsi="Times New Roman" w:cs="Times New Roman"/>
        </w:rPr>
        <w:t xml:space="preserve">, </w:t>
      </w:r>
      <w:r w:rsidR="00474BE8">
        <w:rPr>
          <w:rFonts w:ascii="Times New Roman" w:hAnsi="Times New Roman" w:cs="Times New Roman"/>
        </w:rPr>
        <w:t xml:space="preserve">представленного в Приложении №1. </w:t>
      </w:r>
    </w:p>
    <w:p w14:paraId="25E5AFC6" w14:textId="77777777" w:rsidR="00BF72AC" w:rsidRPr="00BF72AC" w:rsidRDefault="00BF72AC" w:rsidP="00433D8B">
      <w:pPr>
        <w:jc w:val="both"/>
        <w:rPr>
          <w:rFonts w:ascii="Times New Roman" w:hAnsi="Times New Roman" w:cs="Times New Roman"/>
          <w:u w:val="single"/>
        </w:rPr>
      </w:pPr>
      <w:r w:rsidRPr="00BF72AC">
        <w:rPr>
          <w:rFonts w:ascii="Times New Roman" w:hAnsi="Times New Roman" w:cs="Times New Roman"/>
          <w:u w:val="single"/>
        </w:rPr>
        <w:t>2. Автоматическое планирование ресурсов на обучение работников компании</w:t>
      </w:r>
    </w:p>
    <w:p w14:paraId="77950283" w14:textId="77777777" w:rsidR="00433D8B" w:rsidRDefault="005E212D" w:rsidP="00433D8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На основании годового план-графика с датами обучения, </w:t>
      </w:r>
      <w:r w:rsidR="00CC19AB">
        <w:rPr>
          <w:rFonts w:ascii="Times New Roman" w:hAnsi="Times New Roman" w:cs="Times New Roman"/>
        </w:rPr>
        <w:t>Модуль</w:t>
      </w:r>
      <w:r>
        <w:rPr>
          <w:rFonts w:ascii="Times New Roman" w:hAnsi="Times New Roman" w:cs="Times New Roman"/>
        </w:rPr>
        <w:t xml:space="preserve"> автоматически распределяет учебные аудитории. Аудитории распределяются исходя из:</w:t>
      </w:r>
    </w:p>
    <w:p w14:paraId="2A8E55A6" w14:textId="77777777" w:rsidR="005E212D" w:rsidRDefault="005E212D" w:rsidP="005E212D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необходимой для того или иного вида занятий конфигурации аудитории. Для теоретических занятий или практических занятий в аудитории- это аудитории с партами, для практических занятий – без парт</w:t>
      </w:r>
      <w:r w:rsidR="00CC19AB">
        <w:rPr>
          <w:rFonts w:ascii="Times New Roman" w:hAnsi="Times New Roman" w:cs="Times New Roman"/>
        </w:rPr>
        <w:t>;</w:t>
      </w:r>
    </w:p>
    <w:p w14:paraId="31789719" w14:textId="77777777" w:rsidR="005E212D" w:rsidRDefault="005E212D" w:rsidP="005E212D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приоритетности аудитории для дисциплины. Существуют аудитории, которые закреплены за той или иной дисциплиной. Подробное описание</w:t>
      </w:r>
      <w:r w:rsidR="00CC19AB">
        <w:rPr>
          <w:rFonts w:ascii="Times New Roman" w:hAnsi="Times New Roman" w:cs="Times New Roman"/>
        </w:rPr>
        <w:t xml:space="preserve"> представлено в Приложении № 2;</w:t>
      </w:r>
    </w:p>
    <w:p w14:paraId="7A497318" w14:textId="77777777" w:rsidR="005E212D" w:rsidRDefault="005E212D" w:rsidP="005E212D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свободных аудиторий на указанные даты</w:t>
      </w:r>
      <w:r w:rsidR="00CC19AB">
        <w:rPr>
          <w:rFonts w:ascii="Times New Roman" w:hAnsi="Times New Roman" w:cs="Times New Roman"/>
        </w:rPr>
        <w:t>;</w:t>
      </w:r>
    </w:p>
    <w:p w14:paraId="6ED157D4" w14:textId="77777777" w:rsidR="00CC19AB" w:rsidRDefault="00CC19AB" w:rsidP="005E212D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если совпадают темы занятий по разным учебным программам, то занятия проводятся в одной и той же аудитории;</w:t>
      </w:r>
    </w:p>
    <w:p w14:paraId="70234072" w14:textId="77777777" w:rsidR="005E212D" w:rsidRDefault="005E212D" w:rsidP="005E212D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аудитория 422 должна быть задействована только в случае, если все остальные аудитории заняты</w:t>
      </w:r>
      <w:r w:rsidR="00CC19AB">
        <w:rPr>
          <w:rFonts w:ascii="Times New Roman" w:hAnsi="Times New Roman" w:cs="Times New Roman"/>
        </w:rPr>
        <w:t>.</w:t>
      </w:r>
    </w:p>
    <w:p w14:paraId="136C4CEE" w14:textId="77777777" w:rsidR="005E212D" w:rsidRDefault="00CC19AB" w:rsidP="00CC19A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На основании годового план-графика Модуль предварительно распределяет преподавателей на год на каждую учебную пару. Преподаватели распределяются исходя из:</w:t>
      </w:r>
    </w:p>
    <w:p w14:paraId="3CCFEF26" w14:textId="77777777" w:rsidR="00CC19AB" w:rsidRDefault="00CC19AB" w:rsidP="00CC19AB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дисциплины, программы и тем занятий, по которым они могут проводить занятия;</w:t>
      </w:r>
    </w:p>
    <w:p w14:paraId="1016507C" w14:textId="77777777" w:rsidR="00CC19AB" w:rsidRDefault="00CC19AB" w:rsidP="00CC19AB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рабочего графика преподавателей;</w:t>
      </w:r>
    </w:p>
    <w:p w14:paraId="431A6A0E" w14:textId="77777777" w:rsidR="00CC19AB" w:rsidRDefault="00CC19AB" w:rsidP="00CC19AB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графика отпусков преподавателей;</w:t>
      </w:r>
    </w:p>
    <w:p w14:paraId="67638016" w14:textId="77777777" w:rsidR="00622532" w:rsidRDefault="00CC19AB" w:rsidP="00622532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занятости преподавателей на других темах (в случае, если в один день совпадают темы занятий нескольких учебных программ – должен читать один преподаватель и должна быть задействована одна аудитория).</w:t>
      </w:r>
    </w:p>
    <w:p w14:paraId="6F35C67F" w14:textId="77777777" w:rsidR="00455A47" w:rsidRDefault="00455A47" w:rsidP="00455A4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После предварительной расстановки преподавателей и аудиторий система отмечает красным цветом те учебные группы, на которые не хватает ресурсов (аудиторий и (или) преподавателей). </w:t>
      </w:r>
      <w:r>
        <w:rPr>
          <w:rFonts w:ascii="Times New Roman" w:hAnsi="Times New Roman" w:cs="Times New Roman"/>
        </w:rPr>
        <w:lastRenderedPageBreak/>
        <w:t>Такие учебные программы пользователь Модуля распределяет вручную и переносит даты обучения</w:t>
      </w:r>
      <w:r w:rsidRPr="00455A47">
        <w:rPr>
          <w:rFonts w:ascii="Times New Roman" w:hAnsi="Times New Roman" w:cs="Times New Roman"/>
        </w:rPr>
        <w:t>/</w:t>
      </w:r>
      <w:r>
        <w:rPr>
          <w:rFonts w:ascii="Times New Roman" w:hAnsi="Times New Roman" w:cs="Times New Roman"/>
        </w:rPr>
        <w:t>перераспределяет преподавателей.</w:t>
      </w:r>
    </w:p>
    <w:p w14:paraId="7D0CF5A9" w14:textId="77777777" w:rsidR="003B61F6" w:rsidRPr="003B61F6" w:rsidRDefault="003B61F6" w:rsidP="00455A47">
      <w:pPr>
        <w:jc w:val="both"/>
        <w:rPr>
          <w:rFonts w:ascii="Times New Roman" w:hAnsi="Times New Roman" w:cs="Times New Roman"/>
          <w:u w:val="single"/>
        </w:rPr>
      </w:pPr>
      <w:r w:rsidRPr="003B61F6">
        <w:rPr>
          <w:rFonts w:ascii="Times New Roman" w:hAnsi="Times New Roman" w:cs="Times New Roman"/>
          <w:u w:val="single"/>
        </w:rPr>
        <w:t>3. Направление приглашений преподавателям на занятия</w:t>
      </w:r>
    </w:p>
    <w:p w14:paraId="75395A97" w14:textId="77777777" w:rsidR="00622532" w:rsidRDefault="00622532" w:rsidP="00622532">
      <w:pPr>
        <w:jc w:val="both"/>
        <w:rPr>
          <w:rFonts w:ascii="Times New Roman" w:hAnsi="Times New Roman" w:cs="Times New Roman"/>
        </w:rPr>
      </w:pPr>
      <w:r w:rsidRPr="00622532">
        <w:rPr>
          <w:rFonts w:ascii="Times New Roman" w:hAnsi="Times New Roman" w:cs="Times New Roman"/>
        </w:rPr>
        <w:t xml:space="preserve">Необходимо предусмотреть возможность </w:t>
      </w:r>
      <w:r>
        <w:rPr>
          <w:rFonts w:ascii="Times New Roman" w:hAnsi="Times New Roman" w:cs="Times New Roman"/>
        </w:rPr>
        <w:t xml:space="preserve">направления автоматических приглашений в </w:t>
      </w:r>
      <w:r>
        <w:rPr>
          <w:rFonts w:ascii="Times New Roman" w:hAnsi="Times New Roman" w:cs="Times New Roman"/>
          <w:lang w:val="en-US"/>
        </w:rPr>
        <w:t>Outlook</w:t>
      </w:r>
      <w:r>
        <w:rPr>
          <w:rFonts w:ascii="Times New Roman" w:hAnsi="Times New Roman" w:cs="Times New Roman"/>
        </w:rPr>
        <w:t xml:space="preserve"> в календари преподавателей</w:t>
      </w:r>
      <w:r w:rsidR="00455A47">
        <w:rPr>
          <w:rFonts w:ascii="Times New Roman" w:hAnsi="Times New Roman" w:cs="Times New Roman"/>
        </w:rPr>
        <w:t xml:space="preserve"> и выбранной для занятий учебной аудитории, </w:t>
      </w:r>
      <w:r>
        <w:rPr>
          <w:rFonts w:ascii="Times New Roman" w:hAnsi="Times New Roman" w:cs="Times New Roman"/>
        </w:rPr>
        <w:t xml:space="preserve">на каждую учебную пару </w:t>
      </w:r>
      <w:r w:rsidR="00455A47">
        <w:rPr>
          <w:rFonts w:ascii="Times New Roman" w:hAnsi="Times New Roman" w:cs="Times New Roman"/>
        </w:rPr>
        <w:t xml:space="preserve">отдельно, </w:t>
      </w:r>
      <w:r>
        <w:rPr>
          <w:rFonts w:ascii="Times New Roman" w:hAnsi="Times New Roman" w:cs="Times New Roman"/>
        </w:rPr>
        <w:t>по анало</w:t>
      </w:r>
      <w:r w:rsidR="00455A47">
        <w:rPr>
          <w:rFonts w:ascii="Times New Roman" w:hAnsi="Times New Roman" w:cs="Times New Roman"/>
        </w:rPr>
        <w:t>гии с существующей программой (</w:t>
      </w:r>
      <w:r>
        <w:rPr>
          <w:rFonts w:ascii="Times New Roman" w:hAnsi="Times New Roman" w:cs="Times New Roman"/>
        </w:rPr>
        <w:t>см. раздел «</w:t>
      </w:r>
      <w:r w:rsidRPr="00622532">
        <w:rPr>
          <w:rFonts w:ascii="Times New Roman" w:hAnsi="Times New Roman" w:cs="Times New Roman"/>
        </w:rPr>
        <w:t>Описание работы действующей программы по управлению расписанием учебного центра</w:t>
      </w:r>
      <w:r>
        <w:rPr>
          <w:rFonts w:ascii="Times New Roman" w:hAnsi="Times New Roman" w:cs="Times New Roman"/>
        </w:rPr>
        <w:t xml:space="preserve">»). Приглашения необходимо отправлять после проверки автоматически расставленных данных пользователем Модуля. Пользователь после проверки нажимает кнопку отправки приглашений в </w:t>
      </w:r>
      <w:r>
        <w:rPr>
          <w:rFonts w:ascii="Times New Roman" w:hAnsi="Times New Roman" w:cs="Times New Roman"/>
          <w:lang w:val="en-US"/>
        </w:rPr>
        <w:t>Outlook</w:t>
      </w:r>
      <w:r>
        <w:rPr>
          <w:rFonts w:ascii="Times New Roman" w:hAnsi="Times New Roman" w:cs="Times New Roman"/>
        </w:rPr>
        <w:t xml:space="preserve"> на выбранный период. </w:t>
      </w:r>
      <w:r w:rsidR="00455A47">
        <w:rPr>
          <w:rFonts w:ascii="Times New Roman" w:hAnsi="Times New Roman" w:cs="Times New Roman"/>
        </w:rPr>
        <w:t>Необходимо предусмотреть отправку приглашений не на весь год, а только на выбранный период.</w:t>
      </w:r>
    </w:p>
    <w:p w14:paraId="345538FC" w14:textId="77777777" w:rsidR="003B61F6" w:rsidRPr="003B61F6" w:rsidRDefault="003B61F6" w:rsidP="00622532">
      <w:pPr>
        <w:jc w:val="both"/>
        <w:rPr>
          <w:rFonts w:ascii="Times New Roman" w:hAnsi="Times New Roman" w:cs="Times New Roman"/>
          <w:u w:val="single"/>
        </w:rPr>
      </w:pPr>
      <w:r w:rsidRPr="003B61F6">
        <w:rPr>
          <w:rFonts w:ascii="Times New Roman" w:hAnsi="Times New Roman" w:cs="Times New Roman"/>
          <w:u w:val="single"/>
        </w:rPr>
        <w:t>4. Расчет пропускной способности АУЦ для обучения внешних заказчиков</w:t>
      </w:r>
    </w:p>
    <w:p w14:paraId="4477E534" w14:textId="77777777" w:rsidR="00BF72AC" w:rsidRDefault="00BF72AC" w:rsidP="0062253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После распределения ресурсов на обучение сотрудников Компании Модуль должен рассчитывать пропускную способность АУЦ по обучению внешних заказчиков. Внешние заказчики могут учиться </w:t>
      </w:r>
      <w:r w:rsidR="003B61F6">
        <w:rPr>
          <w:rFonts w:ascii="Times New Roman" w:hAnsi="Times New Roman" w:cs="Times New Roman"/>
        </w:rPr>
        <w:t>тремя</w:t>
      </w:r>
      <w:r>
        <w:rPr>
          <w:rFonts w:ascii="Times New Roman" w:hAnsi="Times New Roman" w:cs="Times New Roman"/>
        </w:rPr>
        <w:t xml:space="preserve"> способами:</w:t>
      </w:r>
    </w:p>
    <w:p w14:paraId="46A0C492" w14:textId="77777777" w:rsidR="00BF72AC" w:rsidRDefault="00BF72AC" w:rsidP="0062253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 Добавлять своих работников в существующие</w:t>
      </w:r>
      <w:r w:rsidR="003B61F6">
        <w:rPr>
          <w:rFonts w:ascii="Times New Roman" w:hAnsi="Times New Roman" w:cs="Times New Roman"/>
        </w:rPr>
        <w:t xml:space="preserve"> группы для работников компании</w:t>
      </w:r>
    </w:p>
    <w:p w14:paraId="20A1F639" w14:textId="77777777" w:rsidR="00BF72AC" w:rsidRDefault="003B61F6" w:rsidP="0062253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 w:rsidR="00BF72AC">
        <w:rPr>
          <w:rFonts w:ascii="Times New Roman" w:hAnsi="Times New Roman" w:cs="Times New Roman"/>
        </w:rPr>
        <w:t>. Проводить выездные занятия на баз</w:t>
      </w:r>
      <w:r w:rsidR="00ED2463">
        <w:rPr>
          <w:rFonts w:ascii="Times New Roman" w:hAnsi="Times New Roman" w:cs="Times New Roman"/>
        </w:rPr>
        <w:t>е</w:t>
      </w:r>
      <w:r w:rsidR="00BF72AC">
        <w:rPr>
          <w:rFonts w:ascii="Times New Roman" w:hAnsi="Times New Roman" w:cs="Times New Roman"/>
        </w:rPr>
        <w:t xml:space="preserve"> заказчика – в таком случае необходимое условие – это свободный преподаватель, готовый к командировкам.</w:t>
      </w:r>
    </w:p>
    <w:p w14:paraId="006FB2BE" w14:textId="77777777" w:rsidR="003B61F6" w:rsidRDefault="003B61F6" w:rsidP="0062253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 Добавлена новая учебная группа на базе АУЦ при наличии свободных аудиторий и преподавателей. Данный способ используется только в случае, если пункты 1 и 2 невозможны.</w:t>
      </w:r>
    </w:p>
    <w:p w14:paraId="5828C1D1" w14:textId="77777777" w:rsidR="003B61F6" w:rsidRDefault="003B61F6" w:rsidP="0062253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Экономически наиболее выгоден вариант номер 2, когда проводится выездное обучение для группы, далее следует вариант номер 1. </w:t>
      </w:r>
    </w:p>
    <w:p w14:paraId="2EA061DE" w14:textId="77777777" w:rsidR="00BF72AC" w:rsidRDefault="00BF72AC" w:rsidP="0062253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Пропускная способность для обучения внешних заказчиков рассчитывается исходя из:</w:t>
      </w:r>
    </w:p>
    <w:p w14:paraId="59D75903" w14:textId="77777777" w:rsidR="00BF72AC" w:rsidRPr="00BF72AC" w:rsidRDefault="00BF72AC" w:rsidP="00BF72AC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b/>
        </w:rPr>
      </w:pPr>
      <w:r w:rsidRPr="00BF72AC">
        <w:rPr>
          <w:rFonts w:ascii="Times New Roman" w:hAnsi="Times New Roman" w:cs="Times New Roman"/>
        </w:rPr>
        <w:t>наличия свободных мест в группах</w:t>
      </w:r>
      <w:r>
        <w:rPr>
          <w:rFonts w:ascii="Times New Roman" w:hAnsi="Times New Roman" w:cs="Times New Roman"/>
        </w:rPr>
        <w:t>, исходя из максимальной вместимости аудитории;</w:t>
      </w:r>
    </w:p>
    <w:p w14:paraId="357EC05A" w14:textId="77777777" w:rsidR="00455A47" w:rsidRPr="00BF72AC" w:rsidRDefault="00BF72AC" w:rsidP="00BF72AC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наличия свободных аудиторий;</w:t>
      </w:r>
    </w:p>
    <w:p w14:paraId="5AA604A0" w14:textId="77777777" w:rsidR="00BF72AC" w:rsidRPr="00BF72AC" w:rsidRDefault="00BF72AC" w:rsidP="00BF72AC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наличия свободных преподавателей, готовых к командировкам.</w:t>
      </w:r>
    </w:p>
    <w:p w14:paraId="2E0C565A" w14:textId="77777777" w:rsidR="00BF72AC" w:rsidRDefault="00BF72AC" w:rsidP="00BF72AC">
      <w:pPr>
        <w:jc w:val="both"/>
        <w:rPr>
          <w:rFonts w:ascii="Times New Roman" w:hAnsi="Times New Roman" w:cs="Times New Roman"/>
        </w:rPr>
      </w:pPr>
      <w:r w:rsidRPr="00BF72AC">
        <w:rPr>
          <w:rFonts w:ascii="Times New Roman" w:hAnsi="Times New Roman" w:cs="Times New Roman"/>
        </w:rPr>
        <w:t xml:space="preserve">По результатам расчета Модуль формирует </w:t>
      </w:r>
      <w:r w:rsidR="003B61F6">
        <w:rPr>
          <w:rFonts w:ascii="Times New Roman" w:hAnsi="Times New Roman" w:cs="Times New Roman"/>
        </w:rPr>
        <w:t xml:space="preserve">второй план-график в отдельном окне с прогнозом по обучению внешних заказчиков. В план-графике создать цветовую индикацию, которая позволит отличить способ обучения (работники добавлены в существующие группы, добавлена новая учебная группа в АУЦ, выездная группа). Необходимо предусмотреть возможность просмотра данных в нескольких разрезах по каждой учебной программе отдельно: количество работников, которых мы можем добавить в существующие группы; количество выездных </w:t>
      </w:r>
      <w:r w:rsidR="00346338">
        <w:rPr>
          <w:rFonts w:ascii="Times New Roman" w:hAnsi="Times New Roman" w:cs="Times New Roman"/>
        </w:rPr>
        <w:t>групп, которые можем провести.</w:t>
      </w:r>
    </w:p>
    <w:p w14:paraId="2A598793" w14:textId="77777777" w:rsidR="00346338" w:rsidRPr="00346338" w:rsidRDefault="00346338" w:rsidP="00BF72AC">
      <w:pPr>
        <w:jc w:val="both"/>
        <w:rPr>
          <w:rFonts w:ascii="Times New Roman" w:hAnsi="Times New Roman" w:cs="Times New Roman"/>
          <w:u w:val="single"/>
        </w:rPr>
      </w:pPr>
      <w:r w:rsidRPr="00346338">
        <w:rPr>
          <w:rFonts w:ascii="Times New Roman" w:hAnsi="Times New Roman" w:cs="Times New Roman"/>
          <w:u w:val="single"/>
        </w:rPr>
        <w:t>5. Отчетность</w:t>
      </w:r>
    </w:p>
    <w:p w14:paraId="47B2D3D1" w14:textId="77777777" w:rsidR="00D600EF" w:rsidRPr="00622532" w:rsidRDefault="00346338" w:rsidP="0034633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Необходимо предусмотреть отчетность в системе, которая позволяет выгрузить данные:</w:t>
      </w:r>
      <w:r w:rsidRPr="00346338">
        <w:rPr>
          <w:rFonts w:ascii="Times New Roman" w:hAnsi="Times New Roman" w:cs="Times New Roman"/>
        </w:rPr>
        <w:t xml:space="preserve"> </w:t>
      </w:r>
      <w:r w:rsidRPr="005026B3">
        <w:rPr>
          <w:rFonts w:ascii="Times New Roman" w:hAnsi="Times New Roman" w:cs="Times New Roman"/>
        </w:rPr>
        <w:t>сколько групп проведено</w:t>
      </w:r>
      <w:r>
        <w:rPr>
          <w:rFonts w:ascii="Times New Roman" w:hAnsi="Times New Roman" w:cs="Times New Roman"/>
        </w:rPr>
        <w:t xml:space="preserve"> по каждой учебной программе</w:t>
      </w:r>
      <w:r w:rsidRPr="005026B3">
        <w:rPr>
          <w:rFonts w:ascii="Times New Roman" w:hAnsi="Times New Roman" w:cs="Times New Roman"/>
        </w:rPr>
        <w:t>, процент загрузки</w:t>
      </w:r>
      <w:r>
        <w:rPr>
          <w:rFonts w:ascii="Times New Roman" w:hAnsi="Times New Roman" w:cs="Times New Roman"/>
        </w:rPr>
        <w:t xml:space="preserve"> каждой </w:t>
      </w:r>
      <w:r w:rsidRPr="005026B3">
        <w:rPr>
          <w:rFonts w:ascii="Times New Roman" w:hAnsi="Times New Roman" w:cs="Times New Roman"/>
        </w:rPr>
        <w:t>аудитори</w:t>
      </w:r>
      <w:r>
        <w:rPr>
          <w:rFonts w:ascii="Times New Roman" w:hAnsi="Times New Roman" w:cs="Times New Roman"/>
        </w:rPr>
        <w:t>и</w:t>
      </w:r>
      <w:r w:rsidRPr="005026B3">
        <w:rPr>
          <w:rFonts w:ascii="Times New Roman" w:hAnsi="Times New Roman" w:cs="Times New Roman"/>
        </w:rPr>
        <w:t xml:space="preserve"> по месяцам, загрузка преподавателей в часах, пр</w:t>
      </w:r>
      <w:r>
        <w:rPr>
          <w:rFonts w:ascii="Times New Roman" w:hAnsi="Times New Roman" w:cs="Times New Roman"/>
        </w:rPr>
        <w:t>оцент неиспользованных ресурсов</w:t>
      </w:r>
      <w:r w:rsidRPr="005026B3">
        <w:rPr>
          <w:rFonts w:ascii="Times New Roman" w:hAnsi="Times New Roman" w:cs="Times New Roman"/>
        </w:rPr>
        <w:t>.</w:t>
      </w:r>
    </w:p>
    <w:p w14:paraId="3274C25B" w14:textId="77777777" w:rsidR="00D600EF" w:rsidRDefault="00D600EF" w:rsidP="003A36BC">
      <w:pPr>
        <w:rPr>
          <w:rFonts w:ascii="Times New Roman" w:hAnsi="Times New Roman" w:cs="Times New Roman"/>
          <w:b/>
        </w:rPr>
      </w:pPr>
      <w:r w:rsidRPr="00D600EF">
        <w:rPr>
          <w:rFonts w:ascii="Times New Roman" w:hAnsi="Times New Roman" w:cs="Times New Roman"/>
          <w:b/>
        </w:rPr>
        <w:t>Описание работы действующей программы по управлению расписанием учебного центра</w:t>
      </w:r>
    </w:p>
    <w:p w14:paraId="4450F733" w14:textId="77777777" w:rsidR="008A117A" w:rsidRDefault="00372CC2" w:rsidP="008A117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Действующая программа по управлению расписанием позволяет планировать преподавателей и аудитории</w:t>
      </w:r>
      <w:r w:rsidR="00AF6D60">
        <w:rPr>
          <w:rFonts w:ascii="Times New Roman" w:hAnsi="Times New Roman" w:cs="Times New Roman"/>
        </w:rPr>
        <w:t xml:space="preserve"> на месяц</w:t>
      </w:r>
      <w:r>
        <w:rPr>
          <w:rFonts w:ascii="Times New Roman" w:hAnsi="Times New Roman" w:cs="Times New Roman"/>
        </w:rPr>
        <w:t xml:space="preserve"> в одном окне. </w:t>
      </w:r>
    </w:p>
    <w:p w14:paraId="712826B5" w14:textId="77777777" w:rsidR="008A117A" w:rsidRPr="008A117A" w:rsidRDefault="008A117A" w:rsidP="008A117A">
      <w:pPr>
        <w:jc w:val="both"/>
        <w:rPr>
          <w:rFonts w:ascii="Times New Roman" w:hAnsi="Times New Roman" w:cs="Times New Roman"/>
          <w:u w:val="single"/>
        </w:rPr>
      </w:pPr>
      <w:r w:rsidRPr="008A117A">
        <w:rPr>
          <w:rFonts w:ascii="Times New Roman" w:hAnsi="Times New Roman" w:cs="Times New Roman"/>
          <w:u w:val="single"/>
        </w:rPr>
        <w:t>Справочники в программе со вспомогательной информацией</w:t>
      </w:r>
    </w:p>
    <w:p w14:paraId="2C61DD06" w14:textId="77777777" w:rsidR="008A117A" w:rsidRDefault="008A117A" w:rsidP="008A117A">
      <w:pPr>
        <w:jc w:val="both"/>
        <w:rPr>
          <w:rFonts w:ascii="Times New Roman" w:hAnsi="Times New Roman" w:cs="Times New Roman"/>
        </w:rPr>
      </w:pPr>
      <w:r w:rsidRPr="00372CC2">
        <w:rPr>
          <w:rFonts w:ascii="Times New Roman" w:hAnsi="Times New Roman" w:cs="Times New Roman"/>
        </w:rPr>
        <w:t xml:space="preserve">Действующая программа по управлению расписанием </w:t>
      </w:r>
      <w:r>
        <w:rPr>
          <w:rFonts w:ascii="Times New Roman" w:hAnsi="Times New Roman" w:cs="Times New Roman"/>
        </w:rPr>
        <w:t>содержит в себе несколько справочников, информация из которых подтягивается далее в окно планирования:</w:t>
      </w:r>
    </w:p>
    <w:p w14:paraId="4168FEFB" w14:textId="77777777" w:rsidR="008A117A" w:rsidRDefault="008A117A" w:rsidP="008A117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1. Справочник курсов. Содержит в себе дисциплины, учебные программы и учебно-тематические планы каждой учебной программы.  Отсюда </w:t>
      </w:r>
    </w:p>
    <w:p w14:paraId="740AA7D1" w14:textId="77777777" w:rsidR="008A117A" w:rsidRPr="00570FD2" w:rsidRDefault="008A117A" w:rsidP="008A117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Пример справочника дисциплин:</w:t>
      </w:r>
    </w:p>
    <w:p w14:paraId="57D4E573" w14:textId="77777777" w:rsidR="008A117A" w:rsidRDefault="008A117A" w:rsidP="008A117A">
      <w:pPr>
        <w:ind w:left="-851"/>
        <w:rPr>
          <w:rFonts w:ascii="Times New Roman" w:hAnsi="Times New Roman" w:cs="Times New Roman"/>
        </w:rPr>
      </w:pPr>
      <w:r>
        <w:rPr>
          <w:noProof/>
          <w:lang w:eastAsia="ru-RU"/>
        </w:rPr>
        <w:drawing>
          <wp:inline distT="0" distB="0" distL="0" distR="0" wp14:anchorId="378C82F0" wp14:editId="248811C6">
            <wp:extent cx="3819525" cy="1644518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r="42277" b="55798"/>
                    <a:stretch/>
                  </pic:blipFill>
                  <pic:spPr bwMode="auto">
                    <a:xfrm>
                      <a:off x="0" y="0"/>
                      <a:ext cx="3823665" cy="16463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73559B" w14:textId="77777777" w:rsidR="008A117A" w:rsidRDefault="008A117A" w:rsidP="008A117A">
      <w:pPr>
        <w:rPr>
          <w:rFonts w:ascii="Times New Roman" w:hAnsi="Times New Roman" w:cs="Times New Roman"/>
        </w:rPr>
      </w:pPr>
    </w:p>
    <w:p w14:paraId="6CA7D334" w14:textId="77777777" w:rsidR="008A117A" w:rsidRPr="00B01B59" w:rsidRDefault="008A117A" w:rsidP="008A117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Каждая дисциплина содержит в себе перечень учебных программ («Темы курсов»), на картинке представлен пример дисциплины «Центровка и контроль загрузки ВС». В данном окне предусмотрена возможность указать взаимосвязь между учебными программами и преподавателями, которые могут вести эту программу.</w:t>
      </w:r>
    </w:p>
    <w:p w14:paraId="7D5E5F0F" w14:textId="77777777" w:rsidR="008A117A" w:rsidRDefault="008A117A" w:rsidP="008A117A">
      <w:pPr>
        <w:ind w:left="-709"/>
        <w:rPr>
          <w:rFonts w:ascii="Times New Roman" w:hAnsi="Times New Roman" w:cs="Times New Roman"/>
        </w:rPr>
      </w:pPr>
      <w:r>
        <w:rPr>
          <w:noProof/>
          <w:lang w:eastAsia="ru-RU"/>
        </w:rPr>
        <w:drawing>
          <wp:inline distT="0" distB="0" distL="0" distR="0" wp14:anchorId="131E9194" wp14:editId="16C39A88">
            <wp:extent cx="5940425" cy="306705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8175"/>
                    <a:stretch/>
                  </pic:blipFill>
                  <pic:spPr bwMode="auto">
                    <a:xfrm>
                      <a:off x="0" y="0"/>
                      <a:ext cx="5940425" cy="3067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71B551" w14:textId="77777777" w:rsidR="008A117A" w:rsidRDefault="008A117A" w:rsidP="008A117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Далее каждая программа содержит в себе учебно-тематический план занятий с указанием тем и количества академических часов на тему, с разделением занятий по шаблону дня (каждая пара 1,5 часа)</w:t>
      </w:r>
    </w:p>
    <w:p w14:paraId="2D45A970" w14:textId="77777777" w:rsidR="008A117A" w:rsidRDefault="008A117A" w:rsidP="008A117A">
      <w:pPr>
        <w:ind w:left="-709"/>
        <w:rPr>
          <w:noProof/>
          <w:lang w:eastAsia="ru-RU"/>
        </w:rPr>
      </w:pPr>
    </w:p>
    <w:p w14:paraId="6481EC53" w14:textId="77777777" w:rsidR="008A117A" w:rsidRDefault="008A117A" w:rsidP="008A117A">
      <w:pPr>
        <w:ind w:left="-709"/>
        <w:rPr>
          <w:rFonts w:ascii="Times New Roman" w:hAnsi="Times New Roman" w:cs="Times New Roman"/>
        </w:rPr>
      </w:pPr>
      <w:r>
        <w:rPr>
          <w:noProof/>
          <w:lang w:eastAsia="ru-RU"/>
        </w:rPr>
        <w:lastRenderedPageBreak/>
        <w:drawing>
          <wp:inline distT="0" distB="0" distL="0" distR="0" wp14:anchorId="690C1CFC" wp14:editId="10C0D7A0">
            <wp:extent cx="5940425" cy="3076575"/>
            <wp:effectExtent l="0" t="0" r="317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7890"/>
                    <a:stretch/>
                  </pic:blipFill>
                  <pic:spPr bwMode="auto">
                    <a:xfrm>
                      <a:off x="0" y="0"/>
                      <a:ext cx="5940425" cy="3076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5426A8" w14:textId="77777777" w:rsidR="008A117A" w:rsidRPr="00B01B59" w:rsidRDefault="008A117A" w:rsidP="008A117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Аудитории – содержатся номера аудиторий и электронные адреса аудиторий (для отправки уведомлений в </w:t>
      </w:r>
      <w:r>
        <w:rPr>
          <w:rFonts w:ascii="Times New Roman" w:hAnsi="Times New Roman" w:cs="Times New Roman"/>
          <w:lang w:val="en-US"/>
        </w:rPr>
        <w:t>Outlook</w:t>
      </w:r>
      <w:r>
        <w:rPr>
          <w:rFonts w:ascii="Times New Roman" w:hAnsi="Times New Roman" w:cs="Times New Roman"/>
        </w:rPr>
        <w:t>)</w:t>
      </w:r>
    </w:p>
    <w:p w14:paraId="225BFA90" w14:textId="77777777" w:rsidR="008A117A" w:rsidRDefault="008A117A" w:rsidP="008A117A">
      <w:pPr>
        <w:ind w:left="-709"/>
        <w:rPr>
          <w:rFonts w:ascii="Times New Roman" w:hAnsi="Times New Roman" w:cs="Times New Roman"/>
        </w:rPr>
      </w:pPr>
      <w:r>
        <w:rPr>
          <w:noProof/>
          <w:lang w:eastAsia="ru-RU"/>
        </w:rPr>
        <w:drawing>
          <wp:inline distT="0" distB="0" distL="0" distR="0" wp14:anchorId="511CD410" wp14:editId="5A0059D4">
            <wp:extent cx="6356633" cy="1600200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55228"/>
                    <a:stretch/>
                  </pic:blipFill>
                  <pic:spPr bwMode="auto">
                    <a:xfrm>
                      <a:off x="0" y="0"/>
                      <a:ext cx="6359434" cy="16009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A81FA2" w14:textId="77777777" w:rsidR="008A117A" w:rsidRPr="00570FD2" w:rsidRDefault="008A117A" w:rsidP="008A117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 Преподаватели – содержится перечень ФИО преподавателей, электронные адреса преподавателей, текстовые комментарии по каждому преподавателю (какие темы занятий может читать, какой график работы</w:t>
      </w:r>
      <w:r w:rsidRPr="00570FD2">
        <w:rPr>
          <w:rFonts w:ascii="Times New Roman" w:hAnsi="Times New Roman" w:cs="Times New Roman"/>
        </w:rPr>
        <w:t>)</w:t>
      </w:r>
    </w:p>
    <w:p w14:paraId="75D261F7" w14:textId="77777777" w:rsidR="008A117A" w:rsidRDefault="008A117A" w:rsidP="008A117A">
      <w:pPr>
        <w:ind w:left="-851"/>
        <w:rPr>
          <w:rFonts w:ascii="Times New Roman" w:hAnsi="Times New Roman" w:cs="Times New Roman"/>
        </w:rPr>
      </w:pPr>
      <w:r>
        <w:rPr>
          <w:noProof/>
          <w:lang w:eastAsia="ru-RU"/>
        </w:rPr>
        <w:drawing>
          <wp:inline distT="0" distB="0" distL="0" distR="0" wp14:anchorId="5A83090F" wp14:editId="6FFF65A1">
            <wp:extent cx="6868616" cy="1762125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54372"/>
                    <a:stretch/>
                  </pic:blipFill>
                  <pic:spPr bwMode="auto">
                    <a:xfrm>
                      <a:off x="0" y="0"/>
                      <a:ext cx="6872648" cy="17631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0531F3" w14:textId="77777777" w:rsidR="008A117A" w:rsidRDefault="008A117A" w:rsidP="008A117A">
      <w:pPr>
        <w:ind w:left="-851"/>
        <w:rPr>
          <w:rFonts w:ascii="Times New Roman" w:hAnsi="Times New Roman" w:cs="Times New Roman"/>
        </w:rPr>
      </w:pPr>
    </w:p>
    <w:p w14:paraId="1959FC70" w14:textId="77777777" w:rsidR="008A117A" w:rsidRPr="00570FD2" w:rsidRDefault="008A117A" w:rsidP="008A117A">
      <w:pPr>
        <w:ind w:left="-14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 Шаблон дня – содержится информация о типовом расписании дня в АУЦ (по аналогии с расписанием пар в университете или уроков в школе)</w:t>
      </w:r>
    </w:p>
    <w:p w14:paraId="2C362144" w14:textId="77777777" w:rsidR="008A117A" w:rsidRDefault="008A117A" w:rsidP="008A117A">
      <w:pPr>
        <w:ind w:left="-851"/>
        <w:rPr>
          <w:rFonts w:ascii="Times New Roman" w:hAnsi="Times New Roman" w:cs="Times New Roman"/>
        </w:rPr>
      </w:pPr>
      <w:r>
        <w:rPr>
          <w:noProof/>
          <w:lang w:eastAsia="ru-RU"/>
        </w:rPr>
        <w:lastRenderedPageBreak/>
        <w:drawing>
          <wp:inline distT="0" distB="0" distL="0" distR="0" wp14:anchorId="33EAC1E2" wp14:editId="501CC042">
            <wp:extent cx="3867150" cy="1235512"/>
            <wp:effectExtent l="0" t="0" r="0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r="49813" b="71483"/>
                    <a:stretch/>
                  </pic:blipFill>
                  <pic:spPr bwMode="auto">
                    <a:xfrm>
                      <a:off x="0" y="0"/>
                      <a:ext cx="3883510" cy="12407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A6F99B" w14:textId="77777777" w:rsidR="008A117A" w:rsidRPr="00570FD2" w:rsidRDefault="008A117A" w:rsidP="008A117A">
      <w:pPr>
        <w:ind w:left="-14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 Справочник праздничных дней – содержится информация о дополнительных выходных днях в году, в которые занятия проводиться не могут</w:t>
      </w:r>
    </w:p>
    <w:p w14:paraId="27C28939" w14:textId="77777777" w:rsidR="008A117A" w:rsidRDefault="008A117A" w:rsidP="008A117A">
      <w:pPr>
        <w:ind w:left="-851"/>
        <w:rPr>
          <w:rFonts w:ascii="Times New Roman" w:hAnsi="Times New Roman" w:cs="Times New Roman"/>
        </w:rPr>
      </w:pPr>
      <w:r>
        <w:rPr>
          <w:noProof/>
          <w:lang w:eastAsia="ru-RU"/>
        </w:rPr>
        <w:drawing>
          <wp:inline distT="0" distB="0" distL="0" distR="0" wp14:anchorId="7A0896EA" wp14:editId="36928146">
            <wp:extent cx="3295650" cy="1585877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r="57349" b="63498"/>
                    <a:stretch/>
                  </pic:blipFill>
                  <pic:spPr bwMode="auto">
                    <a:xfrm>
                      <a:off x="0" y="0"/>
                      <a:ext cx="3316620" cy="15959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172858" w14:textId="77777777" w:rsidR="008A117A" w:rsidRDefault="008A117A" w:rsidP="008A117A">
      <w:pPr>
        <w:ind w:left="-851"/>
        <w:rPr>
          <w:rFonts w:ascii="Times New Roman" w:hAnsi="Times New Roman" w:cs="Times New Roman"/>
        </w:rPr>
      </w:pPr>
    </w:p>
    <w:p w14:paraId="2C73B39A" w14:textId="77777777" w:rsidR="008A117A" w:rsidRDefault="008A117A" w:rsidP="00B01B59">
      <w:pPr>
        <w:jc w:val="both"/>
        <w:rPr>
          <w:rFonts w:ascii="Times New Roman" w:hAnsi="Times New Roman" w:cs="Times New Roman"/>
        </w:rPr>
      </w:pPr>
    </w:p>
    <w:p w14:paraId="6DBDE9B1" w14:textId="77777777" w:rsidR="008A117A" w:rsidRDefault="008A117A" w:rsidP="00B01B59">
      <w:pPr>
        <w:jc w:val="both"/>
        <w:rPr>
          <w:rFonts w:ascii="Times New Roman" w:hAnsi="Times New Roman" w:cs="Times New Roman"/>
        </w:rPr>
      </w:pPr>
    </w:p>
    <w:p w14:paraId="29BB27D5" w14:textId="77777777" w:rsidR="008A117A" w:rsidRPr="008A117A" w:rsidRDefault="008A117A" w:rsidP="00B01B59">
      <w:pPr>
        <w:jc w:val="both"/>
        <w:rPr>
          <w:rFonts w:ascii="Times New Roman" w:hAnsi="Times New Roman" w:cs="Times New Roman"/>
          <w:u w:val="single"/>
        </w:rPr>
      </w:pPr>
      <w:r w:rsidRPr="008A117A">
        <w:rPr>
          <w:rFonts w:ascii="Times New Roman" w:hAnsi="Times New Roman" w:cs="Times New Roman"/>
          <w:u w:val="single"/>
        </w:rPr>
        <w:t>Годовой план-график обучения</w:t>
      </w:r>
    </w:p>
    <w:p w14:paraId="0BF3EC07" w14:textId="77777777" w:rsidR="00B01B59" w:rsidRPr="00B01B59" w:rsidRDefault="00372CC2" w:rsidP="00B01B59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 программу вручную вносится годовой план-график обучения (интеграции нет).</w:t>
      </w:r>
      <w:r w:rsidR="00570FD2">
        <w:rPr>
          <w:rFonts w:ascii="Times New Roman" w:hAnsi="Times New Roman" w:cs="Times New Roman"/>
        </w:rPr>
        <w:t xml:space="preserve"> При </w:t>
      </w:r>
      <w:r w:rsidR="00B01B59">
        <w:rPr>
          <w:rFonts w:ascii="Times New Roman" w:hAnsi="Times New Roman" w:cs="Times New Roman"/>
        </w:rPr>
        <w:t>внесении в годовой план-график новой группы, достаточно ввести желаемую дату начала обучения и планируемую аудиторию – система автоматически, на основании заполненных справочников «Справочник курсов» и «Справочник праздничных дней» (информация по справочникам ниже) рассчитывает длительность программы в днях, с учетом выходных дней.</w:t>
      </w:r>
    </w:p>
    <w:p w14:paraId="27B26D42" w14:textId="77777777" w:rsidR="00B01B59" w:rsidRDefault="00B01B59" w:rsidP="00B01B59">
      <w:pPr>
        <w:jc w:val="both"/>
        <w:rPr>
          <w:rFonts w:ascii="Times New Roman" w:hAnsi="Times New Roman" w:cs="Times New Roman"/>
        </w:rPr>
      </w:pPr>
      <w:r>
        <w:rPr>
          <w:noProof/>
          <w:lang w:eastAsia="ru-RU"/>
        </w:rPr>
        <w:drawing>
          <wp:inline distT="0" distB="0" distL="0" distR="0" wp14:anchorId="2D76346C" wp14:editId="2AC5CC7B">
            <wp:extent cx="5940425" cy="3095625"/>
            <wp:effectExtent l="0" t="0" r="317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b="7319"/>
                    <a:stretch/>
                  </pic:blipFill>
                  <pic:spPr bwMode="auto">
                    <a:xfrm>
                      <a:off x="0" y="0"/>
                      <a:ext cx="5940425" cy="3095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1656F8" w14:textId="77777777" w:rsidR="00570FD2" w:rsidRDefault="00B01B59" w:rsidP="00B01B59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Годовой план-график выгружается в согласованную и утвержденную форму </w:t>
      </w:r>
      <w:r>
        <w:rPr>
          <w:rFonts w:ascii="Times New Roman" w:hAnsi="Times New Roman" w:cs="Times New Roman"/>
          <w:lang w:val="en-US"/>
        </w:rPr>
        <w:t>Excel</w:t>
      </w:r>
      <w:r>
        <w:rPr>
          <w:rFonts w:ascii="Times New Roman" w:hAnsi="Times New Roman" w:cs="Times New Roman"/>
        </w:rPr>
        <w:t xml:space="preserve"> файла</w:t>
      </w:r>
    </w:p>
    <w:p w14:paraId="0B132158" w14:textId="77777777" w:rsidR="008A117A" w:rsidRPr="008A117A" w:rsidRDefault="008A117A" w:rsidP="00B01B59">
      <w:pPr>
        <w:jc w:val="both"/>
        <w:rPr>
          <w:rFonts w:ascii="Times New Roman" w:hAnsi="Times New Roman" w:cs="Times New Roman"/>
          <w:u w:val="single"/>
        </w:rPr>
      </w:pPr>
      <w:r w:rsidRPr="008A117A">
        <w:rPr>
          <w:rFonts w:ascii="Times New Roman" w:hAnsi="Times New Roman" w:cs="Times New Roman"/>
          <w:u w:val="single"/>
        </w:rPr>
        <w:t>Планирование каждой учебной группы</w:t>
      </w:r>
    </w:p>
    <w:p w14:paraId="77F2D7C1" w14:textId="77777777" w:rsidR="00AF6D60" w:rsidRDefault="00AF6D60" w:rsidP="00B01B59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На основании годового план графика осуществляется помесячное планирование по каждой учебной программе в рамках одного окна. Планируются аудитория и преподаватель на каждую тему занятий и учебную пару.</w:t>
      </w:r>
    </w:p>
    <w:p w14:paraId="3A4BED15" w14:textId="77777777" w:rsidR="00AF6D60" w:rsidRDefault="00AF6D60" w:rsidP="00B01B59">
      <w:pPr>
        <w:jc w:val="both"/>
        <w:rPr>
          <w:rFonts w:ascii="Times New Roman" w:hAnsi="Times New Roman" w:cs="Times New Roman"/>
        </w:rPr>
      </w:pPr>
      <w:r>
        <w:rPr>
          <w:noProof/>
          <w:lang w:eastAsia="ru-RU"/>
        </w:rPr>
        <w:drawing>
          <wp:inline distT="0" distB="0" distL="0" distR="0" wp14:anchorId="01425BD6" wp14:editId="69C9C95A">
            <wp:extent cx="5940425" cy="334010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3116E" w14:textId="77777777" w:rsidR="00AF6D60" w:rsidRDefault="00AF6D60" w:rsidP="00B01B59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 левой части окна – перечень учебных программ на месяц с датами начала и окончания занятий</w:t>
      </w:r>
    </w:p>
    <w:p w14:paraId="7550516B" w14:textId="77777777" w:rsidR="00AF6D60" w:rsidRDefault="00AF6D60" w:rsidP="00B01B59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 правой части окна – учебно-тематический план выбранной программы (</w:t>
      </w:r>
      <w:r>
        <w:rPr>
          <w:rFonts w:ascii="Times New Roman" w:hAnsi="Times New Roman" w:cs="Times New Roman"/>
          <w:lang w:val="en-US"/>
        </w:rPr>
        <w:t>id</w:t>
      </w:r>
      <w:r w:rsidRPr="00AF6D60">
        <w:rPr>
          <w:rFonts w:ascii="Times New Roman" w:hAnsi="Times New Roman" w:cs="Times New Roman"/>
        </w:rPr>
        <w:t>136)</w:t>
      </w:r>
      <w:r>
        <w:rPr>
          <w:rFonts w:ascii="Times New Roman" w:hAnsi="Times New Roman" w:cs="Times New Roman"/>
        </w:rPr>
        <w:t xml:space="preserve"> с разбивкой этого плана по парам на основании справочника «Шаблон дня». Далее в этом окне вручную выбирается преподаватель и аудитория. Преподаватель и аудитория могут выбираться как на одну пару, так и на весь учебный день. </w:t>
      </w:r>
    </w:p>
    <w:p w14:paraId="2550795F" w14:textId="77777777" w:rsidR="00AF6D60" w:rsidRDefault="00AF6D60" w:rsidP="00B01B59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Заполняется правая часть окна на основании выпадающего списка с перечнем аудиторий и преподавателей. При выборе преподавателя в выпадающем списке отображаются только те преподаватели, на которых настроена взаимосвязь с учебной программой в справочнике «Справочник курсов». </w:t>
      </w:r>
    </w:p>
    <w:p w14:paraId="1B4D02F6" w14:textId="77777777" w:rsidR="00AF6D60" w:rsidRPr="008A117A" w:rsidRDefault="008A117A" w:rsidP="00B01B59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При выборе преподавателя</w:t>
      </w:r>
      <w:r w:rsidRPr="008A117A">
        <w:rPr>
          <w:rFonts w:ascii="Times New Roman" w:hAnsi="Times New Roman" w:cs="Times New Roman"/>
        </w:rPr>
        <w:t>/</w:t>
      </w:r>
      <w:r w:rsidR="00AF6D60">
        <w:rPr>
          <w:rFonts w:ascii="Times New Roman" w:hAnsi="Times New Roman" w:cs="Times New Roman"/>
        </w:rPr>
        <w:t xml:space="preserve">аудитории предусмотрена автоматическая </w:t>
      </w:r>
      <w:r>
        <w:rPr>
          <w:rFonts w:ascii="Times New Roman" w:hAnsi="Times New Roman" w:cs="Times New Roman"/>
        </w:rPr>
        <w:t>проверка занятости преподавателя</w:t>
      </w:r>
      <w:r w:rsidRPr="008A117A">
        <w:rPr>
          <w:rFonts w:ascii="Times New Roman" w:hAnsi="Times New Roman" w:cs="Times New Roman"/>
        </w:rPr>
        <w:t>/</w:t>
      </w:r>
      <w:r>
        <w:rPr>
          <w:rFonts w:ascii="Times New Roman" w:hAnsi="Times New Roman" w:cs="Times New Roman"/>
        </w:rPr>
        <w:t>аудитории</w:t>
      </w:r>
      <w:r w:rsidRPr="008A117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в этот день и на эту учебную пару. В случае, если преподаватель уже задействован на других занятиях –система выдает предупреждение, но не блокирует выбор преподавателя. Один преподаватель может читать сразу в нескольких группах в случае, если название (не номер темы) совпадает.</w:t>
      </w:r>
    </w:p>
    <w:p w14:paraId="74775BD9" w14:textId="77777777" w:rsidR="00AF6D60" w:rsidRDefault="008A117A" w:rsidP="00B01B59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После заполнения всех столбцов, система позволяет в автоматическом режиме назначить преподавателям встречи в </w:t>
      </w:r>
      <w:r>
        <w:rPr>
          <w:rFonts w:ascii="Times New Roman" w:hAnsi="Times New Roman" w:cs="Times New Roman"/>
          <w:lang w:val="en-US"/>
        </w:rPr>
        <w:t>Outlook</w:t>
      </w:r>
      <w:r>
        <w:rPr>
          <w:rFonts w:ascii="Times New Roman" w:hAnsi="Times New Roman" w:cs="Times New Roman"/>
        </w:rPr>
        <w:t xml:space="preserve"> (при ручном нажатии кнопки «</w:t>
      </w:r>
      <w:r>
        <w:rPr>
          <w:rFonts w:ascii="Times New Roman" w:hAnsi="Times New Roman" w:cs="Times New Roman"/>
          <w:lang w:val="en-US"/>
        </w:rPr>
        <w:t>Outlook</w:t>
      </w:r>
      <w:r>
        <w:rPr>
          <w:rFonts w:ascii="Times New Roman" w:hAnsi="Times New Roman" w:cs="Times New Roman"/>
        </w:rPr>
        <w:t>»</w:t>
      </w:r>
      <w:r w:rsidRPr="008A117A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. В календарь каждой учебной аудитории ставится встреча, где Тема встречи = название программы, место проведения=номер аудитории, Кому=электронный адрес преподавателя. Встречи проставляются на каждую пару занятий отдельно.</w:t>
      </w:r>
    </w:p>
    <w:p w14:paraId="220B94C9" w14:textId="77777777" w:rsidR="008A117A" w:rsidRDefault="008A117A" w:rsidP="00B01B59">
      <w:pPr>
        <w:jc w:val="both"/>
        <w:rPr>
          <w:rFonts w:ascii="Times New Roman" w:hAnsi="Times New Roman" w:cs="Times New Roman"/>
        </w:rPr>
      </w:pPr>
      <w:r>
        <w:rPr>
          <w:noProof/>
          <w:lang w:eastAsia="ru-RU"/>
        </w:rPr>
        <w:lastRenderedPageBreak/>
        <w:drawing>
          <wp:inline distT="0" distB="0" distL="0" distR="0" wp14:anchorId="7D3E6CC4" wp14:editId="5EDF9629">
            <wp:extent cx="5940425" cy="308610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b="7604"/>
                    <a:stretch/>
                  </pic:blipFill>
                  <pic:spPr bwMode="auto">
                    <a:xfrm>
                      <a:off x="0" y="0"/>
                      <a:ext cx="5940425" cy="3086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57ADB9" w14:textId="77777777" w:rsidR="008A117A" w:rsidRDefault="008A117A" w:rsidP="00B01B59">
      <w:pPr>
        <w:jc w:val="both"/>
        <w:rPr>
          <w:rFonts w:ascii="Times New Roman" w:hAnsi="Times New Roman" w:cs="Times New Roman"/>
        </w:rPr>
      </w:pPr>
      <w:r w:rsidRPr="008A117A">
        <w:rPr>
          <w:rFonts w:ascii="Times New Roman" w:hAnsi="Times New Roman" w:cs="Times New Roman"/>
        </w:rPr>
        <w:t xml:space="preserve">После успешной отправки встреч в кадендари, система отмечает </w:t>
      </w:r>
      <w:r>
        <w:rPr>
          <w:rFonts w:ascii="Times New Roman" w:hAnsi="Times New Roman" w:cs="Times New Roman"/>
        </w:rPr>
        <w:t>«</w:t>
      </w:r>
      <w:r w:rsidRPr="008A117A">
        <w:rPr>
          <w:rFonts w:ascii="Times New Roman" w:hAnsi="Times New Roman" w:cs="Times New Roman"/>
        </w:rPr>
        <w:t>V</w:t>
      </w:r>
      <w:r>
        <w:rPr>
          <w:rFonts w:ascii="Times New Roman" w:hAnsi="Times New Roman" w:cs="Times New Roman"/>
        </w:rPr>
        <w:t>»</w:t>
      </w:r>
      <w:r w:rsidRPr="008A117A">
        <w:rPr>
          <w:rFonts w:ascii="Times New Roman" w:hAnsi="Times New Roman" w:cs="Times New Roman"/>
        </w:rPr>
        <w:t xml:space="preserve"> те строки, по которым встреча проставлена.</w:t>
      </w:r>
    </w:p>
    <w:p w14:paraId="0BB06FB9" w14:textId="77777777" w:rsidR="008A117A" w:rsidRPr="008A117A" w:rsidRDefault="008A117A" w:rsidP="00B01B59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Кнопка «</w:t>
      </w:r>
      <w:r>
        <w:rPr>
          <w:rFonts w:ascii="Times New Roman" w:hAnsi="Times New Roman" w:cs="Times New Roman"/>
          <w:lang w:val="en-US"/>
        </w:rPr>
        <w:t>Excel</w:t>
      </w:r>
      <w:r>
        <w:rPr>
          <w:rFonts w:ascii="Times New Roman" w:hAnsi="Times New Roman" w:cs="Times New Roman"/>
        </w:rPr>
        <w:t xml:space="preserve">» позволяет выгрузить расписание за выбранный период (в левом окне) в утвержденный шаблон файла расписания на неделю. </w:t>
      </w:r>
    </w:p>
    <w:p w14:paraId="0ABAB3B3" w14:textId="14C6322C" w:rsidR="00B01B59" w:rsidRDefault="00B01B59" w:rsidP="00B56542">
      <w:pPr>
        <w:rPr>
          <w:ins w:id="1" w:author="Михаил Козлов" w:date="2020-08-16T02:05:00Z"/>
          <w:rFonts w:ascii="Times New Roman" w:hAnsi="Times New Roman" w:cs="Times New Roman"/>
        </w:rPr>
      </w:pPr>
    </w:p>
    <w:p w14:paraId="127F7670" w14:textId="5E37CC13" w:rsidR="00B56542" w:rsidRDefault="00B56542" w:rsidP="00B56542">
      <w:pPr>
        <w:rPr>
          <w:ins w:id="2" w:author="Михаил Козлов" w:date="2020-08-16T02:06:00Z"/>
          <w:rFonts w:ascii="Times New Roman" w:hAnsi="Times New Roman" w:cs="Times New Roman"/>
        </w:rPr>
      </w:pPr>
      <w:ins w:id="3" w:author="Михаил Козлов" w:date="2020-08-16T02:05:00Z">
        <w:r>
          <w:rPr>
            <w:rFonts w:ascii="Times New Roman" w:hAnsi="Times New Roman" w:cs="Times New Roman"/>
            <w:lang w:val="en-US"/>
          </w:rPr>
          <w:t>#</w:t>
        </w:r>
        <w:r>
          <w:rPr>
            <w:rFonts w:ascii="Times New Roman" w:hAnsi="Times New Roman" w:cs="Times New Roman"/>
          </w:rPr>
          <w:t>нужно добави</w:t>
        </w:r>
      </w:ins>
      <w:ins w:id="4" w:author="Михаил Козлов" w:date="2020-08-16T02:06:00Z">
        <w:r>
          <w:rPr>
            <w:rFonts w:ascii="Times New Roman" w:hAnsi="Times New Roman" w:cs="Times New Roman"/>
          </w:rPr>
          <w:t>ть безопастность полетов</w:t>
        </w:r>
      </w:ins>
    </w:p>
    <w:p w14:paraId="1D9CDB8E" w14:textId="4D244E7E" w:rsidR="00B56542" w:rsidRDefault="00B56542" w:rsidP="00B56542">
      <w:pPr>
        <w:rPr>
          <w:ins w:id="5" w:author="Михаил Козлов" w:date="2020-08-16T02:06:00Z"/>
          <w:rFonts w:ascii="Times New Roman" w:hAnsi="Times New Roman" w:cs="Times New Roman"/>
        </w:rPr>
      </w:pPr>
      <w:ins w:id="6" w:author="Михаил Козлов" w:date="2020-08-16T02:06:00Z">
        <w:r w:rsidRPr="00C62921">
          <w:rPr>
            <w:rFonts w:ascii="Times New Roman" w:hAnsi="Times New Roman" w:cs="Times New Roman"/>
            <w:rPrChange w:id="7" w:author="Михаил Козлов" w:date="2020-08-16T02:06:00Z">
              <w:rPr>
                <w:rFonts w:ascii="Times New Roman" w:hAnsi="Times New Roman" w:cs="Times New Roman"/>
                <w:lang w:val="en-US"/>
              </w:rPr>
            </w:rPrChange>
          </w:rPr>
          <w:t xml:space="preserve"># </w:t>
        </w:r>
        <w:r>
          <w:rPr>
            <w:rFonts w:ascii="Times New Roman" w:hAnsi="Times New Roman" w:cs="Times New Roman"/>
          </w:rPr>
          <w:t xml:space="preserve">нужно учесть </w:t>
        </w:r>
        <w:r w:rsidR="00C62921">
          <w:rPr>
            <w:rFonts w:ascii="Times New Roman" w:hAnsi="Times New Roman" w:cs="Times New Roman"/>
          </w:rPr>
          <w:t>две в одной клетке</w:t>
        </w:r>
      </w:ins>
    </w:p>
    <w:p w14:paraId="04E41EF4" w14:textId="24AD3EBA" w:rsidR="00C62921" w:rsidRDefault="00C62921" w:rsidP="00B56542">
      <w:pPr>
        <w:rPr>
          <w:ins w:id="8" w:author="Михаил Козлов" w:date="2020-08-16T02:06:00Z"/>
          <w:rFonts w:ascii="Times New Roman" w:hAnsi="Times New Roman" w:cs="Times New Roman"/>
        </w:rPr>
      </w:pPr>
      <w:ins w:id="9" w:author="Михаил Козлов" w:date="2020-08-16T02:06:00Z">
        <w:r w:rsidRPr="00C62921">
          <w:rPr>
            <w:rFonts w:ascii="Times New Roman" w:hAnsi="Times New Roman" w:cs="Times New Roman"/>
            <w:rPrChange w:id="10" w:author="Михаил Козлов" w:date="2020-08-16T02:06:00Z">
              <w:rPr>
                <w:rFonts w:ascii="Times New Roman" w:hAnsi="Times New Roman" w:cs="Times New Roman"/>
                <w:lang w:val="en-US"/>
              </w:rPr>
            </w:rPrChange>
          </w:rPr>
          <w:t xml:space="preserve"># </w:t>
        </w:r>
        <w:r>
          <w:rPr>
            <w:rFonts w:ascii="Times New Roman" w:hAnsi="Times New Roman" w:cs="Times New Roman"/>
          </w:rPr>
          <w:t>нужно считать выходные дни у преподавателей</w:t>
        </w:r>
      </w:ins>
    </w:p>
    <w:p w14:paraId="254C2004" w14:textId="77777777" w:rsidR="00C62921" w:rsidRPr="00C62921" w:rsidRDefault="00C62921" w:rsidP="00B56542">
      <w:pPr>
        <w:rPr>
          <w:rFonts w:ascii="Times New Roman" w:hAnsi="Times New Roman" w:cs="Times New Roman"/>
          <w:rPrChange w:id="11" w:author="Михаил Козлов" w:date="2020-08-16T02:06:00Z">
            <w:rPr>
              <w:rFonts w:ascii="Times New Roman" w:hAnsi="Times New Roman" w:cs="Times New Roman"/>
            </w:rPr>
          </w:rPrChange>
        </w:rPr>
        <w:pPrChange w:id="12" w:author="Михаил Козлов" w:date="2020-08-16T02:05:00Z">
          <w:pPr>
            <w:ind w:left="-851"/>
          </w:pPr>
        </w:pPrChange>
      </w:pPr>
    </w:p>
    <w:sectPr w:rsidR="00C62921" w:rsidRPr="00C6292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E11E62"/>
    <w:multiLevelType w:val="hybridMultilevel"/>
    <w:tmpl w:val="9C1ED5EE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C31370"/>
    <w:multiLevelType w:val="hybridMultilevel"/>
    <w:tmpl w:val="A4BA23BC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AE4DF8"/>
    <w:multiLevelType w:val="hybridMultilevel"/>
    <w:tmpl w:val="D30E3B66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351956"/>
    <w:multiLevelType w:val="hybridMultilevel"/>
    <w:tmpl w:val="6EF4228C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506BCF"/>
    <w:multiLevelType w:val="hybridMultilevel"/>
    <w:tmpl w:val="4D0AD5FC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5A714D"/>
    <w:multiLevelType w:val="hybridMultilevel"/>
    <w:tmpl w:val="DFBCC0E0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E70122"/>
    <w:multiLevelType w:val="hybridMultilevel"/>
    <w:tmpl w:val="4098512A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6"/>
  </w:num>
  <w:num w:numId="5">
    <w:abstractNumId w:val="1"/>
  </w:num>
  <w:num w:numId="6">
    <w:abstractNumId w:val="5"/>
  </w:num>
  <w:num w:numId="7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person w15:author="Михаил Козлов">
    <w15:presenceInfo w15:providerId="Windows Live" w15:userId="edd7c5fb37adcb8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trackRevision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26AB"/>
    <w:rsid w:val="000459A8"/>
    <w:rsid w:val="000C0204"/>
    <w:rsid w:val="001F6FD8"/>
    <w:rsid w:val="00346338"/>
    <w:rsid w:val="00372CC2"/>
    <w:rsid w:val="003A36BC"/>
    <w:rsid w:val="003B61F6"/>
    <w:rsid w:val="003C11AA"/>
    <w:rsid w:val="003E12CF"/>
    <w:rsid w:val="00433D8B"/>
    <w:rsid w:val="00455A47"/>
    <w:rsid w:val="00474BE8"/>
    <w:rsid w:val="00484FD8"/>
    <w:rsid w:val="004A3458"/>
    <w:rsid w:val="004C31F5"/>
    <w:rsid w:val="004F3430"/>
    <w:rsid w:val="005026B3"/>
    <w:rsid w:val="00570FD2"/>
    <w:rsid w:val="005B16EA"/>
    <w:rsid w:val="005E212D"/>
    <w:rsid w:val="005F3270"/>
    <w:rsid w:val="00622532"/>
    <w:rsid w:val="008A117A"/>
    <w:rsid w:val="009A4C8D"/>
    <w:rsid w:val="009A57AD"/>
    <w:rsid w:val="00A4523E"/>
    <w:rsid w:val="00AB26AB"/>
    <w:rsid w:val="00AD790B"/>
    <w:rsid w:val="00AF6D60"/>
    <w:rsid w:val="00B01B59"/>
    <w:rsid w:val="00B56542"/>
    <w:rsid w:val="00B86EF5"/>
    <w:rsid w:val="00BF72AC"/>
    <w:rsid w:val="00C62921"/>
    <w:rsid w:val="00C92368"/>
    <w:rsid w:val="00CC19AB"/>
    <w:rsid w:val="00D16A48"/>
    <w:rsid w:val="00D26BC7"/>
    <w:rsid w:val="00D600EF"/>
    <w:rsid w:val="00E90E91"/>
    <w:rsid w:val="00ED2463"/>
    <w:rsid w:val="00F02FA8"/>
    <w:rsid w:val="00F52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2DCD75"/>
  <w15:chartTrackingRefBased/>
  <w15:docId w15:val="{BE4DC922-C730-4D3F-A14A-405075F4B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B26AB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3E12CF"/>
    <w:rPr>
      <w:color w:val="0000FF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E90E9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90E9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90E9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90E9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90E9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90E9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0E91"/>
    <w:rPr>
      <w:rFonts w:ascii="Segoe UI" w:hAnsi="Segoe UI" w:cs="Segoe UI"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16A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16A48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3801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microsoft.com/office/2011/relationships/people" Target="people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1F811C-A624-46DC-AD2C-E9B0B2C453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9</Pages>
  <Words>2318</Words>
  <Characters>13217</Characters>
  <Application>Microsoft Office Word</Application>
  <DocSecurity>0</DocSecurity>
  <Lines>110</Lines>
  <Paragraphs>31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Yana A. Chumakova</dc:creator>
  <cp:keywords/>
  <dc:description/>
  <cp:lastModifiedBy>Михаил Козлов</cp:lastModifiedBy>
  <cp:revision>4</cp:revision>
  <dcterms:created xsi:type="dcterms:W3CDTF">2020-08-10T08:29:00Z</dcterms:created>
  <dcterms:modified xsi:type="dcterms:W3CDTF">2020-08-15T21:06:00Z</dcterms:modified>
</cp:coreProperties>
</file>